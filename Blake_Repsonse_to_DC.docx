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0BF4C6" w14:textId="77777777" w:rsidR="0081102A" w:rsidRPr="00F7296E" w:rsidRDefault="00F7296E">
      <w:pPr>
        <w:rPr>
          <w:i/>
        </w:rPr>
      </w:pPr>
      <w:r>
        <w:rPr>
          <w:i/>
        </w:rPr>
        <w:t>My response is italicized.</w:t>
      </w:r>
    </w:p>
    <w:p w14:paraId="39BA3934" w14:textId="77777777" w:rsidR="00F7296E" w:rsidRPr="00F7296E" w:rsidRDefault="00F7296E">
      <w:pPr>
        <w:rPr>
          <w:b/>
          <w:u w:val="single"/>
        </w:rPr>
      </w:pPr>
      <w:r>
        <w:rPr>
          <w:b/>
          <w:u w:val="single"/>
        </w:rPr>
        <w:t>Original Text (Chapter 2, Section 2.3.1)</w:t>
      </w:r>
    </w:p>
    <w:p w14:paraId="38316199" w14:textId="77777777" w:rsidR="00F7296E" w:rsidRDefault="00F7296E">
      <w:r>
        <w:t>“</w:t>
      </w:r>
      <w:r>
        <w:t xml:space="preserve">In this analysis, the </w:t>
      </w:r>
      <w:commentRangeStart w:id="0"/>
      <w:r>
        <w:t xml:space="preserve">hourly spatial medians </w:t>
      </w:r>
      <w:commentRangeEnd w:id="0"/>
      <w:r>
        <w:rPr>
          <w:rStyle w:val="CommentReference"/>
        </w:rPr>
        <w:commentReference w:id="0"/>
      </w:r>
      <w:r>
        <w:t>of the 9 measured variables are log-transformed rather than log-difference-transformed as was done previously in Melnikov et al.</w:t>
      </w:r>
      <w:r>
        <w:fldChar w:fldCharType="begin"/>
      </w:r>
      <w:r>
        <w:instrText xml:space="preserve"> ADDIN ZOTERO_ITEM CSL_CITATION {"citationID":"DqmQ1Y7s","properties":{"formattedCitation":"\\super 28\\nosupersub{}","plainCitation":"28","noteIndex":0},"citationItems":[{"id":18,"uris":["http://zotero.org/users/4282478/items/2MH35R2R"],"uri":["http://zotero.org/users/4282478/items/2MH35R2R"],"itemData":{"id":18,"type":"article-journal","abstract":"The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fldChar w:fldCharType="separate"/>
      </w:r>
      <w:r w:rsidRPr="00642FDA">
        <w:rPr>
          <w:rFonts w:ascii="Cambria" w:hAnsi="Cambria" w:cs="Times New Roman"/>
          <w:szCs w:val="24"/>
          <w:vertAlign w:val="superscript"/>
        </w:rPr>
        <w:t>28</w:t>
      </w:r>
      <w:r>
        <w:fldChar w:fldCharType="end"/>
      </w:r>
      <w:r>
        <w:t xml:space="preserve"> PCA is sensitive to outliers and </w:t>
      </w:r>
      <w:commentRangeStart w:id="1"/>
      <w:r>
        <w:t>that</w:t>
      </w:r>
      <w:commentRangeEnd w:id="1"/>
      <w:r>
        <w:rPr>
          <w:rStyle w:val="CommentReference"/>
        </w:rPr>
        <w:commentReference w:id="1"/>
      </w:r>
      <w:r>
        <w:t xml:space="preserve"> some transformation is necessary; however, </w:t>
      </w:r>
      <w:commentRangeStart w:id="2"/>
      <w:r>
        <w:t>conventional environmental practice dictates log transformation rather than log differencing</w:t>
      </w:r>
      <w:commentRangeEnd w:id="2"/>
      <w:r>
        <w:rPr>
          <w:rStyle w:val="CommentReference"/>
        </w:rPr>
        <w:commentReference w:id="2"/>
      </w:r>
      <w:r>
        <w:t>.</w:t>
      </w:r>
      <w:r>
        <w:fldChar w:fldCharType="begin"/>
      </w:r>
      <w:r>
        <w:instrText xml:space="preserve"> ADDIN ZOTERO_ITEM CSL_CITATION {"citationID":"7e6MZL9C","properties":{"formattedCitation":"\\super 16\\nosupersub{}","plainCitation":"16","noteIndex":0},"citationItems":[{"id":58,"uris":["http://zotero.org/users/4282478/items/I7M9CPTB"],"uri":["http://zotero.org/users/4282478/items/I7M9CPTB"],"itemData":{"id":58,"type":"book","abstract":"Expanded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642FDA">
        <w:rPr>
          <w:rFonts w:ascii="Cambria" w:hAnsi="Cambria" w:cs="Times New Roman"/>
          <w:szCs w:val="24"/>
          <w:vertAlign w:val="superscript"/>
        </w:rPr>
        <w:t>16</w:t>
      </w:r>
      <w:r>
        <w:fldChar w:fldCharType="end"/>
      </w:r>
      <w:r>
        <w:t xml:space="preserve"> EVs returned by log-transformed observations are also consistently higher than the log-differenced-transformed observations, as shown in </w:t>
      </w:r>
      <w:r>
        <w:fldChar w:fldCharType="begin"/>
      </w:r>
      <w:r>
        <w:instrText xml:space="preserve"> REF _Ref95484161 \h </w:instrText>
      </w:r>
      <w:r>
        <w:fldChar w:fldCharType="separate"/>
      </w:r>
      <w:r>
        <w:t xml:space="preserve">Figure </w:t>
      </w:r>
      <w:r>
        <w:rPr>
          <w:noProof/>
        </w:rPr>
        <w:t>2</w:t>
      </w:r>
      <w:r>
        <w:fldChar w:fldCharType="end"/>
      </w:r>
      <w:r>
        <w:t>.</w:t>
      </w:r>
      <w:r>
        <w:t>”</w:t>
      </w:r>
    </w:p>
    <w:p w14:paraId="5979FF06" w14:textId="77777777" w:rsidR="00F7296E" w:rsidRDefault="00F7296E"/>
    <w:p w14:paraId="38397E38" w14:textId="77777777" w:rsidR="00F7296E" w:rsidRPr="00F7296E" w:rsidRDefault="00F7296E">
      <w:pPr>
        <w:rPr>
          <w:i/>
        </w:rPr>
      </w:pPr>
      <w:r>
        <w:rPr>
          <w:i/>
        </w:rPr>
        <w:t>Discussed during the defense, but the median is more resistant to outliers. In this case, I argue it’s appropriate over other choices as the objective of the analysis is to evaluate region-wide trends in air quality. The median would minimize the impact that any localized influence could have on any one monitor. However, in other analyses, other statistics would be more appropriate. The text has been revised to the following.</w:t>
      </w:r>
    </w:p>
    <w:p w14:paraId="10ABF98C" w14:textId="77777777" w:rsidR="00F7296E" w:rsidRDefault="00F7296E"/>
    <w:p w14:paraId="3091231D" w14:textId="77777777" w:rsidR="00F7296E" w:rsidRDefault="00F7296E">
      <w:pPr>
        <w:rPr>
          <w:b/>
          <w:u w:val="single"/>
        </w:rPr>
      </w:pPr>
      <w:r>
        <w:rPr>
          <w:b/>
          <w:u w:val="single"/>
        </w:rPr>
        <w:t>Revised Text:</w:t>
      </w:r>
    </w:p>
    <w:p w14:paraId="4AFCCC4D" w14:textId="77777777" w:rsidR="00F7296E" w:rsidRDefault="00F7296E" w:rsidP="00F7296E">
      <w:r>
        <w:t>“</w:t>
      </w:r>
      <w:r>
        <w:t>We follow Melnikov et al. and take the spatial median instead of some other statistic, such as the mean. Medians are more outlier resistant compared to the mean. Since our objective is to understand area-wide trends in air quality, using the median minimizes the impacts of local air pollution events at any given monitor compared to a statistic such as the mean. However, in different contexts, such as health impact studies or analyses of extreme events, use of other statistics such as the mean may be more appropriate.</w:t>
      </w:r>
    </w:p>
    <w:p w14:paraId="5F368BB9" w14:textId="77777777" w:rsidR="00F7296E" w:rsidRDefault="00F7296E" w:rsidP="00F7296E">
      <w:r>
        <w:t>In this analysis, the hourly spatial medians of the 9 measured variables are log-transformed rather than log-difference-transformed as was done previously in Melnikov et al.</w:t>
      </w:r>
      <w:r>
        <w:fldChar w:fldCharType="begin"/>
      </w:r>
      <w:r>
        <w:instrText xml:space="preserve"> ADDIN ZOTERO_ITEM CSL_CITATION {"citationID":"DqmQ1Y7s","properties":{"formattedCitation":"\\super 28\\nosupersub{}","plainCitation":"28","noteIndex":0},"citationItems":[{"id":1348,"uris":["http://zotero.org/users/4282478/items/2MH35R2R"],"itemData":{"id":1348,"type":"article-journal","abstract":"The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fldChar w:fldCharType="separate"/>
      </w:r>
      <w:r w:rsidRPr="00642FDA">
        <w:rPr>
          <w:rFonts w:ascii="Cambria" w:hAnsi="Cambria" w:cs="Times New Roman"/>
          <w:szCs w:val="24"/>
          <w:vertAlign w:val="superscript"/>
        </w:rPr>
        <w:t>28</w:t>
      </w:r>
      <w:r>
        <w:fldChar w:fldCharType="end"/>
      </w:r>
      <w:r>
        <w:t xml:space="preserve"> PCA is sensitive to outliers and some transformation is necessary; however, conventional environmental practice dictates log transformation rather than log differencing.</w:t>
      </w:r>
      <w:r>
        <w:fldChar w:fldCharType="begin"/>
      </w:r>
      <w:r>
        <w:instrText xml:space="preserve"> ADDIN ZOTERO_ITEM CSL_CITATION {"citationID":"7e6MZL9C","properties":{"formattedCitation":"\\super 16\\nosupersub{}","plainCitation":"16","noteIndex":0},"citationItems":[{"id":1238,"uris":["http://zotero.org/users/4282478/items/I7M9CPTB"],"itemData":{"id":1238,"type":"book","abstract":"Expanded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642FDA">
        <w:rPr>
          <w:rFonts w:ascii="Cambria" w:hAnsi="Cambria" w:cs="Times New Roman"/>
          <w:szCs w:val="24"/>
          <w:vertAlign w:val="superscript"/>
        </w:rPr>
        <w:t>16</w:t>
      </w:r>
      <w:r>
        <w:fldChar w:fldCharType="end"/>
      </w:r>
      <w:r>
        <w:t xml:space="preserve"> EVs returned by log-transformed observations for the first component are also consistently higher than the log-differenced-transformed observations, as shown in </w:t>
      </w:r>
      <w:r>
        <w:fldChar w:fldCharType="begin"/>
      </w:r>
      <w:r>
        <w:instrText xml:space="preserve"> REF _Ref95484161 \h </w:instrText>
      </w:r>
      <w:r>
        <w:fldChar w:fldCharType="separate"/>
      </w:r>
      <w:r>
        <w:t xml:space="preserve">Figure </w:t>
      </w:r>
      <w:r>
        <w:rPr>
          <w:noProof/>
        </w:rPr>
        <w:t>2</w:t>
      </w:r>
      <w:r>
        <w:fldChar w:fldCharType="end"/>
      </w:r>
      <w:r>
        <w:t xml:space="preserve">. This suggests that a more parsimonious representation is captured in log transformation rather than in log-differenced transformation. </w:t>
      </w:r>
      <w:r>
        <w:t>“</w:t>
      </w:r>
    </w:p>
    <w:p w14:paraId="4A9B2BAC" w14:textId="77777777" w:rsidR="00F7296E" w:rsidRDefault="00F7296E" w:rsidP="00F7296E"/>
    <w:p w14:paraId="3DE73BCD" w14:textId="77777777" w:rsidR="00F7296E" w:rsidRDefault="00F7296E" w:rsidP="00F7296E"/>
    <w:p w14:paraId="6AEE0AE6" w14:textId="77777777" w:rsidR="00F7296E" w:rsidRDefault="00F7296E" w:rsidP="00F7296E"/>
    <w:p w14:paraId="49251B2E" w14:textId="77777777" w:rsidR="00F7296E" w:rsidRDefault="00F7296E" w:rsidP="00F7296E"/>
    <w:p w14:paraId="2F9096D8" w14:textId="77777777" w:rsidR="00F7296E" w:rsidRDefault="00F7296E" w:rsidP="00F7296E"/>
    <w:p w14:paraId="58F79BDB" w14:textId="77777777" w:rsidR="00F7296E" w:rsidRDefault="00F7296E" w:rsidP="00F7296E"/>
    <w:p w14:paraId="2E231406" w14:textId="77777777" w:rsidR="00F7296E" w:rsidRDefault="00F7296E" w:rsidP="00F7296E"/>
    <w:p w14:paraId="12C40080" w14:textId="77777777" w:rsidR="00F7296E" w:rsidRDefault="00F7296E" w:rsidP="00F7296E">
      <w:pPr>
        <w:rPr>
          <w:b/>
          <w:u w:val="single"/>
        </w:rPr>
      </w:pPr>
      <w:r>
        <w:rPr>
          <w:b/>
          <w:u w:val="single"/>
        </w:rPr>
        <w:t>Original Text (Chapter 3, Section 3.3.1):</w:t>
      </w:r>
    </w:p>
    <w:p w14:paraId="0453EB92" w14:textId="77777777" w:rsidR="00F7296E" w:rsidRPr="00F72FF6" w:rsidRDefault="00F7296E" w:rsidP="00F7296E">
      <w:r>
        <w:t>“</w:t>
      </w:r>
      <w:r>
        <w:t xml:space="preserve">Another potential bias less discussed in the mobile monitoring literature is the intra-census tract temporal bias. This is the bias that occurs from sampling within a census tract. Intra-census tract bias could occur when one samples </w:t>
      </w:r>
      <w:commentRangeStart w:id="3"/>
      <w:r>
        <w:t>a highly temporally variable pollutant, such as O</w:t>
      </w:r>
      <w:r>
        <w:rPr>
          <w:vertAlign w:val="subscript"/>
        </w:rPr>
        <w:t>3</w:t>
      </w:r>
      <w:r>
        <w:t xml:space="preserve">, </w:t>
      </w:r>
      <w:commentRangeEnd w:id="3"/>
      <w:r>
        <w:rPr>
          <w:rStyle w:val="CommentReference"/>
        </w:rPr>
        <w:commentReference w:id="3"/>
      </w:r>
      <w:r>
        <w:t>within a census tract starting at a fixed given location. Since sampling census tracts is a process that takes place on the order of hours and that some photochemical pollutants such as O</w:t>
      </w:r>
      <w:r>
        <w:rPr>
          <w:vertAlign w:val="subscript"/>
        </w:rPr>
        <w:t>3</w:t>
      </w:r>
      <w:r>
        <w:t xml:space="preserve"> can experience significant concentration changes on smaller time scales, it follows that spatial differences in concentration within the census tract can present themselves as a function of time rather than space alone. </w:t>
      </w:r>
    </w:p>
    <w:p w14:paraId="2280F4F1" w14:textId="77777777" w:rsidR="00F7296E" w:rsidRDefault="00F7296E" w:rsidP="00F7296E">
      <w:r>
        <w:t>While correction factors that incorporate stationary monitor measurements could ostensibly address intra-census tract bias,</w:t>
      </w:r>
      <w:r>
        <w:fldChar w:fldCharType="begin"/>
      </w:r>
      <w:r>
        <w:instrText xml:space="preserve"> ADDIN ZOTERO_ITEM CSL_CITATION {"citationID":"4AYILiga","properties":{"formattedCitation":"\\super 53\\nosupersub{}","plainCitation":"53","noteIndex":0},"citationItems":[{"id":105,"uris":["http://zotero.org/users/4282478/items/F3BP9AMV"],"uri":["http://zotero.org/users/4282478/items/F3BP9AMV"],"itemData":{"id":105,"type":"article-journal","abstract":"Most empirical air quality models (e.g., land use regression) focus on urban areas. Mobile monitoring for model development offers the opportunity to explore smaller, rural communities — an understudied population. We use mobile monitoring to systematically sample all daylight hours (7 am to 7 pm) to develop empirical models capable of estimating hourly concentrations in Blacksburg, VA, a small town in rural Appalachia (population: 182 635). We collected ∼120 h of mobile monitoring data for particle number (PN) and black carbon (BC). We developed (1) daytime (12-h average) models that approximate long-term concentrations and (2) spatiotemporal models for estimating hourly concentrations. Model performance for the daytime models is consistent with previous fixed-site and short-term sampling studies; adjusted R2 (10-fold CV R2) was 0.80 (0.69) for the PN model and 0.67 (0.58) for the BC model. The spatiotemporal models had comparable performance (10-fold CV R2 for the PN [BC] models: 0.42 [0.25]) to previous mobile monitoring studies that isolate specific time periods. Temporal and spatial model coefficients had similar magnitudes in the spatiotemporal models suggesting both factors are important for exposure. We observed similar spatial patterns in Blacksburg (e.g., roadway gradients) as in other studies in urban areas suggesting similar exposure disparities exist in small, rural communities.","container-title":"Environmental Science &amp; Technology","DOI":"10.1021/acs.est.8b05249","ISSN":"0013-936X","issue":"8","journalAbbreviation":"Environ. Sci. Technol.","note":"publisher: American Chemical Society","page":"4305-4315","source":"ACS Publications","title":"Using Mobile Monitoring to Develop Hourly Empirical Models of Particulate Air Pollution in a Rural Appalachian Community","volume":"53","author":[{"family":"Hankey","given":"Steve"},{"family":"Sforza","given":"Peter"},{"family":"Pierson","given":"Matt"}],"issued":{"date-parts":[["2019",4,16]]}}}],"schema":"https://github.com/citation-style-language/schema/raw/master/csl-citation.json"} </w:instrText>
      </w:r>
      <w:r>
        <w:fldChar w:fldCharType="separate"/>
      </w:r>
      <w:r w:rsidRPr="00642FDA">
        <w:rPr>
          <w:rFonts w:ascii="Cambria" w:hAnsi="Cambria" w:cs="Times New Roman"/>
          <w:szCs w:val="24"/>
          <w:vertAlign w:val="superscript"/>
        </w:rPr>
        <w:t>53</w:t>
      </w:r>
      <w:r>
        <w:fldChar w:fldCharType="end"/>
      </w:r>
      <w:r>
        <w:t xml:space="preserve"> such an approach suffers from questions regarding the applicability of stationary measurements to measurements far removed from the monitor. In this work, a time-series based method to estimate the intra-census tract temporal bias for all census tracts analyzed was employed.  The method involved calculating the median change in rolling 5</w:t>
      </w:r>
      <w:r w:rsidRPr="00FC6833">
        <w:rPr>
          <w:vertAlign w:val="superscript"/>
        </w:rPr>
        <w:t>th</w:t>
      </w:r>
      <w:r>
        <w:t xml:space="preserve"> percentile across a 10-minute time window of mobile pollutant concentrations across all census tract drive periods for a given census tract. Estimates of this census tract intra-temporal bias are given in </w:t>
      </w:r>
      <w:r>
        <w:fldChar w:fldCharType="begin"/>
      </w:r>
      <w:r>
        <w:instrText xml:space="preserve"> REF _Ref93651342 \h </w:instrText>
      </w:r>
      <w:r>
        <w:fldChar w:fldCharType="separate"/>
      </w:r>
      <w:r>
        <w:t xml:space="preserve">Table </w:t>
      </w:r>
      <w:r>
        <w:rPr>
          <w:noProof/>
        </w:rPr>
        <w:t>4</w:t>
      </w:r>
      <w:r>
        <w:fldChar w:fldCharType="end"/>
      </w:r>
      <w:r>
        <w:t xml:space="preserve"> when applicable. While calculated biases for NO</w:t>
      </w:r>
      <w:r>
        <w:rPr>
          <w:vertAlign w:val="subscript"/>
        </w:rPr>
        <w:t>2</w:t>
      </w:r>
      <w:r>
        <w:t xml:space="preserve"> and UFP were small, these values could become more significant </w:t>
      </w:r>
      <w:commentRangeStart w:id="4"/>
      <w:r>
        <w:t>for more temporally variable pollutants such as O</w:t>
      </w:r>
      <w:r>
        <w:softHyphen/>
      </w:r>
      <w:r>
        <w:rPr>
          <w:vertAlign w:val="subscript"/>
        </w:rPr>
        <w:t>3</w:t>
      </w:r>
      <w:r>
        <w:t xml:space="preserve"> </w:t>
      </w:r>
      <w:commentRangeEnd w:id="4"/>
      <w:r>
        <w:rPr>
          <w:rStyle w:val="CommentReference"/>
        </w:rPr>
        <w:commentReference w:id="4"/>
      </w:r>
      <w:r>
        <w:t>and present challenges in their analysis in mobile monitoring contexts.</w:t>
      </w:r>
      <w:r>
        <w:t>”</w:t>
      </w:r>
    </w:p>
    <w:p w14:paraId="48417E2B" w14:textId="77777777" w:rsidR="00F7296E" w:rsidRDefault="00F7296E" w:rsidP="00F7296E"/>
    <w:p w14:paraId="13920F71" w14:textId="77777777" w:rsidR="00F7296E" w:rsidRDefault="00F7296E" w:rsidP="00F7296E">
      <w:pPr>
        <w:rPr>
          <w:i/>
        </w:rPr>
      </w:pPr>
      <w:r>
        <w:rPr>
          <w:i/>
        </w:rPr>
        <w:t xml:space="preserve">This comment made me realize that temporal sensitivity was an inappropriate term for what I wanted to describe. That description has been updated below. </w:t>
      </w:r>
    </w:p>
    <w:p w14:paraId="65671107" w14:textId="77777777" w:rsidR="00F7296E" w:rsidRDefault="00F7296E" w:rsidP="00F7296E"/>
    <w:p w14:paraId="3E05357A" w14:textId="77777777" w:rsidR="00F7296E" w:rsidRDefault="00F7296E" w:rsidP="00F7296E">
      <w:pPr>
        <w:rPr>
          <w:b/>
          <w:u w:val="single"/>
        </w:rPr>
      </w:pPr>
      <w:r>
        <w:rPr>
          <w:b/>
          <w:u w:val="single"/>
        </w:rPr>
        <w:t>Revised Text:</w:t>
      </w:r>
    </w:p>
    <w:p w14:paraId="68E14D6E" w14:textId="77777777" w:rsidR="00F7296E" w:rsidRPr="00F72FF6" w:rsidRDefault="00F7296E" w:rsidP="00F7296E">
      <w:r>
        <w:t>“</w:t>
      </w:r>
      <w:r>
        <w:t>Another potential bias less discussed in the mobile monitoring literature is the intra-census tract temporal bias. This is the bias that occurs from sampling within a census tract. Intra-census tract bias could occur when one samples a pollutant, such as O</w:t>
      </w:r>
      <w:r>
        <w:rPr>
          <w:vertAlign w:val="subscript"/>
        </w:rPr>
        <w:t>3</w:t>
      </w:r>
      <w:r>
        <w:t>, within a census tract starting at a fixed given location. O</w:t>
      </w:r>
      <w:r>
        <w:rPr>
          <w:vertAlign w:val="subscript"/>
        </w:rPr>
        <w:t>3</w:t>
      </w:r>
      <w:r>
        <w:t xml:space="preserve"> is an example of a pollutant which can exhibit significant, prolonged concentration changes over large temporal and spatial scales.</w:t>
      </w:r>
      <w:r>
        <w:fldChar w:fldCharType="begin"/>
      </w:r>
      <w:r>
        <w:instrText xml:space="preserve"> ADDIN ZOTERO_ITEM CSL_CITATION {"citationID":"D0yb6SGg","properties":{"formattedCitation":"\\super 53\\nosupersub{}","plainCitation":"53","noteIndex":0},"citationItems":[{"id":1619,"uris":["http://zotero.org/users/4282478/items/UH89EH7W"],"itemData":{"id":1619,"type":"article-journal","abstract":"&lt;p&gt;&lt;strong class=\"journal-contentHeaderColor\"&gt;Abstract.&lt;/strong&gt; An observation-constrained box model based on the Carbon Bond mechanism, version 5 (CB05), was used to study photochemical processes along the NASA P-3B flight track and spirals over eight surface sites during the September 2013 Houston, Texas deployment of the NASA Deriving Information on Surface Conditions from COlumn and VERtically Resolved Observations Relevant to Air Quality (DISCOVER-AQ) campaign. Data from this campaign provided an opportunity to examine and improve our understanding of atmospheric photochemical oxidation processes related to the formation of secondary air pollutants such as ozone (O&lt;sub&gt;3&lt;/sub&gt;). O&lt;sub&gt;3&lt;/sub&gt; production and its sensitivity to NO&lt;sub&gt;&lt;i&gt;x&lt;/i&gt;&lt;/sub&gt; and volatile organic compounds (VOCs) were calculated at different locations and times of day. Ozone production efficiency (OPE), defined as the ratio of the ozone production rate to the NO&lt;sub&gt;&lt;i&gt;x&lt;/i&gt;&lt;/sub&gt; oxidation rate, was calculated using the observations and the simulation results of the box and Community Multiscale Air Quality (CMAQ) models. Correlations of these results with other parameters, such as radical sources and NO&lt;sub&gt;&lt;i&gt;x&lt;/i&gt;&lt;/sub&gt; mixing ratio, were also evaluated. It was generally found that O&lt;sub&gt;3&lt;/sub&gt; production tends to be more VOC-sensitive in the morning along with high ozone production rates, suggesting that control of VOCs may be an effective way to control O&lt;sub&gt;3&lt;/sub&gt; in Houston. In the afternoon, O&lt;sub&gt;3&lt;/sub&gt; production was found to be mainly NO&lt;sub&gt;&lt;i&gt;x&lt;/i&gt;&lt;/sub&gt;-sensitive with some exceptions. O&lt;sub&gt;3&lt;/sub&gt; production near major emissions sources such as Deer Park was mostly VOC-sensitive for the entire day, other urban areas near Moody Tower and Channelview were VOC-sensitive or in the transition regime, and areas farther from downtown Houston such as Smith Point and Conroe were mostly NO&lt;sub&gt;&lt;i&gt;x&lt;/i&gt;&lt;/sub&gt;-sensitive for the entire day. It was also found that the control of NO&lt;sub&gt;&lt;i&gt;x&lt;/i&gt;&lt;/sub&gt; emissions has reduced O&lt;sub&gt;3&lt;/sub&gt; concentrations over Houston but has led to larger OPE values. The results from this work strengthen our understanding of O&lt;sub&gt;3&lt;/sub&gt; production; they indicate that controlling NO&lt;sub&gt;&lt;i&gt;x&lt;/i&gt;&lt;/sub&gt; emissions will provide air quality benefits over the greater Houston metropolitan area in the long run, but in selected areas controlling VOC emissions will also be beneficial.&lt;/p&gt;","container-title":"Atmospheric Chemistry and Physics","DOI":"10.5194/acp-16-14463-2016","ISSN":"1680-7316","issue":"22","language":"English","note":"publisher: Copernicus GmbH","page":"14463-14474","source":"acp.copernicus.org","title":"Ozone production and its sensitivity to NO&lt;sub&gt;&lt;i&gt;x&lt;/i&gt;&lt;/sub&gt; and VOCs: results from the DISCOVER-AQ field experiment, Houston 2013","title-short":"Ozone production and its sensitivity to NO&lt;sub&gt;&lt;i&gt;x&lt;/i&gt;&lt;/sub&gt; and VOCs","volume":"16","author":[{"family":"Mazzuca","given":"Gina M."},{"family":"Ren","given":"Xinrong"},{"family":"Loughner","given":"Christopher P."},{"family":"Estes","given":"Mark"},{"family":"Crawford","given":"James H."},{"family":"Pickering","given":"Kenneth E."},{"family":"Weinheimer","given":"Andrew J."},{"family":"Dickerson","given":"Russell R."}],"issued":{"date-parts":[["2016",11,22]]}}}],"schema":"https://github.com/citation-style-language/schema/raw/master/csl-citation.json"} </w:instrText>
      </w:r>
      <w:r>
        <w:fldChar w:fldCharType="separate"/>
      </w:r>
      <w:r w:rsidRPr="00007B01">
        <w:rPr>
          <w:rFonts w:ascii="Cambria" w:hAnsi="Cambria" w:cs="Times New Roman"/>
          <w:szCs w:val="24"/>
          <w:vertAlign w:val="superscript"/>
        </w:rPr>
        <w:t>53</w:t>
      </w:r>
      <w:r>
        <w:fldChar w:fldCharType="end"/>
      </w:r>
      <w:r>
        <w:t xml:space="preserve"> </w:t>
      </w:r>
      <w:r w:rsidRPr="00007B01">
        <w:t xml:space="preserve">Since sampling census tracts is a process that </w:t>
      </w:r>
      <w:r>
        <w:t xml:space="preserve">can </w:t>
      </w:r>
      <w:r w:rsidRPr="00007B01">
        <w:t>tak</w:t>
      </w:r>
      <w:r>
        <w:t>e</w:t>
      </w:r>
      <w:r w:rsidRPr="00007B01">
        <w:t xml:space="preserve"> place on the order of hours, gradients of a pollutant such as ozone can present themselves as a function of both time and space rather than space alone.</w:t>
      </w:r>
      <w:r w:rsidRPr="00791225">
        <w:rPr>
          <w:highlight w:val="yellow"/>
        </w:rPr>
        <w:t xml:space="preserve"> </w:t>
      </w:r>
    </w:p>
    <w:p w14:paraId="26645313" w14:textId="77777777" w:rsidR="00F7296E" w:rsidRDefault="00F7296E" w:rsidP="00F7296E">
      <w:r>
        <w:t>While correction factors that incorporate stationary monitor measurements could ostensibly address intra-census tract bias,</w:t>
      </w:r>
      <w:r>
        <w:fldChar w:fldCharType="begin"/>
      </w:r>
      <w:r>
        <w:instrText xml:space="preserve"> ADDIN ZOTERO_ITEM CSL_CITATION {"citationID":"4AYILiga","properties":{"formattedCitation":"\\super 54\\nosupersub{}","plainCitation":"54","noteIndex":0},"citationItems":[{"id":1095,"uris":["http://zotero.org/users/4282478/items/F3BP9AMV"],"itemData":{"id":1095,"type":"article-journal","abstract":"Most empirical air quality models (e.g., land use regression) focus on urban areas. Mobile monitoring for model development offers the opportunity to explore smaller, rural communities — an understudied population. We use mobile monitoring to systematically sample all daylight hours (7 am to 7 pm) to develop empirical models capable of estimating hourly concentrations in Blacksburg, VA, a small town in rural Appalachia (population: 182 635). We collected ∼120 h of mobile monitoring data for particle number (PN) and black carbon (BC). We developed (1) daytime (12-h average) models that approximate long-term concentrations and (2) spatiotemporal models for estimating hourly concentrations. Model performance for the daytime models is consistent with previous fixed-site and short-term sampling studies; adjusted R2 (10-fold CV R2) was 0.80 (0.69) for the PN model and 0.67 (0.58) for the BC model. The spatiotemporal models had comparable performance (10-fold CV R2 for the PN [BC] models: 0.42 [0.25]) to previous mobile monitoring studies that isolate specific time periods. Temporal and spatial model coefficients had similar magnitudes in the spatiotemporal models suggesting both factors are important for exposure. We observed similar spatial patterns in Blacksburg (e.g., roadway gradients) as in other studies in urban areas suggesting similar exposure disparities exist in small, rural communities.","container-title":"Environmental Science &amp; Technology","DOI":"10.1021/acs.est.8b05249","ISSN":"0013-936X","issue":"8","journalAbbreviation":"Environ. Sci. Technol.","note":"publisher: American Chemical Society","page":"4305-4315","source":"ACS Publications","title":"Using Mobile Monitoring to Develop Hourly Empirical Models of Particulate Air Pollution in a Rural Appalachian Community","volume":"53","author":[{"family":"Hankey","given":"Steve"},{"family":"Sforza","given":"Peter"},{"family":"Pierson","given":"Matt"}],"issued":{"date-parts":[["2019",4,16]]}}}],"schema":"https://github.com/citation-style-language/schema/raw/master/csl-citation.json"} </w:instrText>
      </w:r>
      <w:r>
        <w:fldChar w:fldCharType="separate"/>
      </w:r>
      <w:r w:rsidRPr="00791225">
        <w:rPr>
          <w:rFonts w:ascii="Cambria" w:hAnsi="Cambria" w:cs="Times New Roman"/>
          <w:szCs w:val="24"/>
          <w:vertAlign w:val="superscript"/>
        </w:rPr>
        <w:t>54</w:t>
      </w:r>
      <w:r>
        <w:fldChar w:fldCharType="end"/>
      </w:r>
      <w:r>
        <w:t xml:space="preserve"> such an approach suffers from questions regarding the applicability of stationary measurements to measurements far removed from the monitor. In this work, a time-series based method to estimate the intra-census tract temporal bias for all census tracts analyzed was employed.  The method involved calculating the median change in rolling 5</w:t>
      </w:r>
      <w:r w:rsidRPr="00FC6833">
        <w:rPr>
          <w:vertAlign w:val="superscript"/>
        </w:rPr>
        <w:t>th</w:t>
      </w:r>
      <w:r>
        <w:t xml:space="preserve"> percentile across a 10-minute time window of mobile pollutant concentrations across all census tract drive periods for a given census tract. Estimates of this census tract intra-</w:t>
      </w:r>
      <w:r>
        <w:lastRenderedPageBreak/>
        <w:t xml:space="preserve">temporal bias are given in </w:t>
      </w:r>
      <w:r>
        <w:fldChar w:fldCharType="begin"/>
      </w:r>
      <w:r>
        <w:instrText xml:space="preserve"> REF _Ref93651342 \h </w:instrText>
      </w:r>
      <w:r>
        <w:fldChar w:fldCharType="separate"/>
      </w:r>
      <w:r>
        <w:t xml:space="preserve">Table </w:t>
      </w:r>
      <w:r>
        <w:rPr>
          <w:noProof/>
        </w:rPr>
        <w:t>4</w:t>
      </w:r>
      <w:r>
        <w:fldChar w:fldCharType="end"/>
      </w:r>
      <w:r>
        <w:t xml:space="preserve"> when applicable. While calculated biases for NO</w:t>
      </w:r>
      <w:r>
        <w:rPr>
          <w:vertAlign w:val="subscript"/>
        </w:rPr>
        <w:t>2</w:t>
      </w:r>
      <w:r>
        <w:t xml:space="preserve"> and UFP were small, these values could become more significant for other pollutants such as O</w:t>
      </w:r>
      <w:r>
        <w:softHyphen/>
      </w:r>
      <w:r>
        <w:rPr>
          <w:vertAlign w:val="subscript"/>
        </w:rPr>
        <w:t>3</w:t>
      </w:r>
      <w:r>
        <w:t xml:space="preserve"> and present challenges in the analysis.</w:t>
      </w:r>
      <w:r>
        <w:t>”</w:t>
      </w:r>
    </w:p>
    <w:p w14:paraId="71D3B8C5" w14:textId="77777777" w:rsidR="00F7296E" w:rsidRDefault="00F7296E" w:rsidP="00F7296E">
      <w:pPr>
        <w:rPr>
          <w:b/>
          <w:u w:val="single"/>
        </w:rPr>
      </w:pPr>
      <w:r>
        <w:rPr>
          <w:b/>
          <w:u w:val="single"/>
        </w:rPr>
        <w:t>Original Text (Chapter 4, Introduction):</w:t>
      </w:r>
    </w:p>
    <w:p w14:paraId="62645899" w14:textId="77777777" w:rsidR="00F7296E" w:rsidRDefault="00F7296E" w:rsidP="00F7296E">
      <w:r>
        <w:t>“</w:t>
      </w:r>
      <w:r>
        <w:t>The complexities in understanding and defining background have led to a multitude of published techniques which aim to identify and quantify this signal in mobile monitoring contexts. The plethora of these techniques poses a reproducibility problem, first noted by Brantley and followed-up six years later.</w:t>
      </w:r>
      <w:r>
        <w:fldChar w:fldCharType="begin"/>
      </w:r>
      <w:r>
        <w:instrText xml:space="preserve"> ADDIN ZOTERO_ITEM CSL_CITATION {"citationID":"PZL78ihQ","properties":{"formattedCitation":"\\super 50,67\\nosupersub{}","plainCitation":"50,67","noteIndex":0},"citationItems":[{"id":156,"uris":["http://zotero.org/users/4282478/items/BB5KSWLF"],"uri":["http://zotero.org/users/4282478/items/BB5KSWLF"],"itemData":{"id":156,"type":"article-journal","abstract":"&lt;p&gt;&lt;strong&gt;Abstract.&lt;/strong&gt; The collection of real-time air quality measurements while in motion (i.e., mobile monitoring) is currently conducted worldwide to evaluate in situ emissions, local air quality trends, and air pollutant exposure. This measurement strategy pushes the limits of traditional data analysis with complex second-by-second multipollutant data varying as a function of time and location. Data reduction and filtering techniques are often applied to deduce trends, such as pollutant spatial gradients downwind of a highway. However, rarely do mobile monitoring studies report the sensitivity of their results to the chosen data-processing approaches. The study being reported here utilized 40 h (&gt; 140 000 observations) of mobile monitoring data collected on a roadway network in central North Carolina to explore common data-processing strategies including local emission plume detection, background estimation, and averaging techniques for spatial trend analyses. One-second time resolution measurements of ultrafine particles (UFPs), black carbon (BC), particulate matter (PM), carbon monoxide (CO), and nitrogen dioxide (NO&lt;sub&gt;2&lt;/sub&gt;) were collected on 12 unique driving routes that were each sampled repeatedly. The route with the highest number of repetitions was used to compare local exhaust plume detection and averaging methods. Analyses demonstrate that the multiple local exhaust plume detection strategies reported produce generally similar results and that utilizing a median of measurements taken within a specified route segment (as opposed to a mean) may be sufficient to avoid bias in near-source spatial trends. A time-series-based method of estimating background concentrations was shown to produce similar but slightly lower estimates than a location-based method. For the complete data set the estimated contributions of the background to the mean pollutant concentrations were as follows: BC (15%), UFPs (26%), CO (41%), PM&lt;sub&gt;2.5-10&lt;/sub&gt; (45%), NO&lt;sub&gt;2&lt;/sub&gt; (57%), PM&lt;sub&gt;10&lt;/sub&gt; (60%), PM&lt;sub&gt;2.5&lt;/sub&gt; (68%). Lastly, while temporal smoothing (e.g., 5 s averages) results in weak pair-wise correlation and the blurring of spatial trends, spatial averaging (e.g., 10 m) is demonstrated to increase correlation and refine spatial trends.&lt;/p&gt;","container-title":"Atmospheric Measurement Techniques","DOI":"https://doi.org/10.5194/amt-7-2169-2014","ISSN":"1867-1381","issue":"7","language":"English","page":"2169-2183","source":"www.atmos-meas-tech.net","title":"Mobile air monitoring data-processing strategies and effects on spatial air pollution trends","volume":"7","author":[{"family":"Brantley","given":"H. L."},{"family":"Hagler","given":"G. S. W."},{"family":"Kimbrough","given":"E. S."},{"family":"Williams","given":"R. W."},{"family":"Mukerjee","given":"S."},{"family":"Neas","given":"L. M."}],"issued":{"date-parts":[["2014",7,22]]}}},{"id":24,"uris":["http://zotero.org/users/4282478/items/RSPG5BFE"],"uri":["http://zotero.org/users/4282478/items/RSPG5BFE"],"itemData":{"id":24,"type":"article-journal","abstract":"&lt;p&gt;&lt;strong class=\"journal-contentHeaderColor\"&gt;Abstract.&lt;/strong&gt; Mobile monitoring is becoming increasingly popular for characterizing air pollution on fine spatial scales. In identifying local source contributions to measured pollutant concentrations, the detection and quantification of background are key steps in many mobile monitoring studies, but the methodology to do so requires further development to improve replicability. Here we discuss a new method for quantifying and removing background in mobile monitoring studies, State-Informed Background Removal (SIBaR). The method employs hidden Markov models (HMMs), a popular modeling technique that detects regime changes in time series. We discuss the development of SIBaR and assess its performance on an external dataset. We find 83 % agreement between the predictions made by SIBaR and the predetermined allocation of background and non-background data points. We then assess its application to a dataset collected in Houston by mapping the fraction of points designated as background and comparing source contributions to those derived using other published background detection and removal techniques. The presented results suggest that the SIBaR-modeled source contributions contain source influences left undetected by other techniques, but that they are prone to unrealistic source contribution estimates when they extrapolate. Results suggest that SIBaR could serve as a framework for improved background quantification and removal in future mobile monitoring studies while ensuring that cases of extrapolation are appropriately addressed.&lt;/p&gt;","container-title":"Atmospheric Measurement Techniques","DOI":"10.5194/amt-14-5809-2021","ISSN":"1867-1381","issue":"8","language":"English","note":"publisher: Copernicus GmbH","page":"5809-5821","source":"amt.copernicus.org","title":"SIBaR: a new method for background quantification and removal from mobile air pollution measurements","title-short":"SIBaR","volume":"14","author":[{"family":"Actkinson","given":"Blake"},{"family":"Ensor","given":"Katherine"},{"family":"Griffin","given":"Robert J."}],"issued":{"date-parts":[["2021",8,26]]}}}],"schema":"https://github.com/citation-style-language/schema/raw/master/csl-citation.json"} </w:instrText>
      </w:r>
      <w:r>
        <w:fldChar w:fldCharType="separate"/>
      </w:r>
      <w:r w:rsidRPr="00642FDA">
        <w:rPr>
          <w:rFonts w:ascii="Cambria" w:hAnsi="Cambria" w:cs="Times New Roman"/>
          <w:szCs w:val="24"/>
          <w:vertAlign w:val="superscript"/>
        </w:rPr>
        <w:t>50,67</w:t>
      </w:r>
      <w:r>
        <w:fldChar w:fldCharType="end"/>
      </w:r>
      <w:r>
        <w:t xml:space="preserve"> This chapter proposes another background identification and quantification technique which attempts to address the background problem in mobile monitoring time series and aspires to be more robust than previously published approaches. The approach utilizes a time series regime change modeling technique, </w:t>
      </w:r>
      <w:commentRangeStart w:id="5"/>
      <w:r>
        <w:t xml:space="preserve">Hidden Markov Models (HMMs), </w:t>
      </w:r>
      <w:commentRangeEnd w:id="5"/>
      <w:r>
        <w:rPr>
          <w:rStyle w:val="CommentReference"/>
        </w:rPr>
        <w:commentReference w:id="5"/>
      </w:r>
      <w:r>
        <w:t xml:space="preserve">and utilizes decoded states to inform a spline fit that becomes the modeled background curve for a day’s worth of pollution measurements. In this chapter, the methodology, its validation, and results of its application on the Houston mobile monitoring dataset are discussed. </w:t>
      </w:r>
      <w:commentRangeStart w:id="6"/>
      <w:r>
        <w:t xml:space="preserve">This methodology </w:t>
      </w:r>
      <w:commentRangeStart w:id="7"/>
      <w:r>
        <w:t xml:space="preserve">recasts the background detection problem as the establishment of a statistical baseline and deviations from that </w:t>
      </w:r>
      <w:del w:id="8" w:author="Daniel Cohan" w:date="2022-04-11T13:31:00Z">
        <w:r w:rsidDel="00890AD2">
          <w:delText xml:space="preserve">statistical </w:delText>
        </w:r>
      </w:del>
      <w:r>
        <w:t xml:space="preserve">baseline and gets away from the concept of background as a signal derived from arbitrary time windows </w:t>
      </w:r>
      <w:commentRangeEnd w:id="7"/>
      <w:r>
        <w:rPr>
          <w:rStyle w:val="CommentReference"/>
        </w:rPr>
        <w:commentReference w:id="7"/>
      </w:r>
      <w:r>
        <w:t xml:space="preserve">based on assumptions of air pollution spatial distributions that become more flawed in more complex mobile monitoring time series. </w:t>
      </w:r>
      <w:commentRangeEnd w:id="6"/>
      <w:r>
        <w:rPr>
          <w:rStyle w:val="CommentReference"/>
        </w:rPr>
        <w:commentReference w:id="6"/>
      </w:r>
      <w:r>
        <w:t>“</w:t>
      </w:r>
    </w:p>
    <w:p w14:paraId="3EA7C950" w14:textId="77777777" w:rsidR="00F7296E" w:rsidRDefault="00F7296E" w:rsidP="00F7296E">
      <w:pPr>
        <w:rPr>
          <w:i/>
        </w:rPr>
      </w:pPr>
      <w:r>
        <w:rPr>
          <w:i/>
        </w:rPr>
        <w:t>Attempted to make a physical, more intuitive explanation with the updated text below:</w:t>
      </w:r>
    </w:p>
    <w:p w14:paraId="45E2D2D6" w14:textId="77777777" w:rsidR="00F7296E" w:rsidRDefault="00F7296E" w:rsidP="00F7296E">
      <w:pPr>
        <w:rPr>
          <w:b/>
          <w:u w:val="single"/>
        </w:rPr>
      </w:pPr>
      <w:r>
        <w:rPr>
          <w:b/>
          <w:u w:val="single"/>
        </w:rPr>
        <w:t>Revised Text:</w:t>
      </w:r>
    </w:p>
    <w:p w14:paraId="29BF2E3D" w14:textId="77777777" w:rsidR="00F7296E" w:rsidRDefault="00F7296E" w:rsidP="00F7296E">
      <w:r>
        <w:t>“</w:t>
      </w:r>
      <w:r>
        <w:t>The complexities in understanding and defining background have led to a multitude of published techniques which aim to identify and quantify this signal in mobile monitoring contexts. The plethora of these techniques poses a reproducibility problem, first noted by Brantley and followed-up six years later.</w:t>
      </w:r>
      <w:r>
        <w:fldChar w:fldCharType="begin"/>
      </w:r>
      <w:r>
        <w:instrText xml:space="preserve"> ADDIN ZOTERO_ITEM CSL_CITATION {"citationID":"PZL78ihQ","properties":{"formattedCitation":"\\super 50,68\\nosupersub{}","plainCitation":"50,68","noteIndex":0},"citationItems":[{"id":943,"uris":["http://zotero.org/users/4282478/items/BB5KSWLF"],"itemData":{"id":943,"type":"article-journal","abstract":"&lt;p&gt;&lt;strong&gt;Abstract.&lt;/strong&gt; The collection of real-time air quality measurements while in motion (i.e., mobile monitoring) is currently conducted worldwide to evaluate in situ emissions, local air quality trends, and air pollutant exposure. This measurement strategy pushes the limits of traditional data analysis with complex second-by-second multipollutant data varying as a function of time and location. Data reduction and filtering techniques are often applied to deduce trends, such as pollutant spatial gradients downwind of a highway. However, rarely do mobile monitoring studies report the sensitivity of their results to the chosen data-processing approaches. The study being reported here utilized 40 h (&gt; 140 000 observations) of mobile monitoring data collected on a roadway network in central North Carolina to explore common data-processing strategies including local emission plume detection, background estimation, and averaging techniques for spatial trend analyses. One-second time resolution measurements of ultrafine particles (UFPs), black carbon (BC), particulate matter (PM), carbon monoxide (CO), and nitrogen dioxide (NO&lt;sub&gt;2&lt;/sub&gt;) were collected on 12 unique driving routes that were each sampled repeatedly. The route with the highest number of repetitions was used to compare local exhaust plume detection and averaging methods. Analyses demonstrate that the multiple local exhaust plume detection strategies reported produce generally similar results and that utilizing a median of measurements taken within a specified route segment (as opposed to a mean) may be sufficient to avoid bias in near-source spatial trends. A time-series-based method of estimating background concentrations was shown to produce similar but slightly lower estimates than a location-based method. For the complete data set the estimated contributions of the background to the mean pollutant concentrations were as follows: BC (15%), UFPs (26%), CO (41%), PM&lt;sub&gt;2.5-10&lt;/sub&gt; (45%), NO&lt;sub&gt;2&lt;/sub&gt; (57%), PM&lt;sub&gt;10&lt;/sub&gt; (60%), PM&lt;sub&gt;2.5&lt;/sub&gt; (68%). Lastly, while temporal smoothing (e.g., 5 s averages) results in weak pair-wise correlation and the blurring of spatial trends, spatial averaging (e.g., 10 m) is demonstrated to increase correlation and refine spatial trends.&lt;/p&gt;","container-title":"Atmospheric Measurement Techniques","DOI":"https://doi.org/10.5194/amt-7-2169-2014","ISSN":"1867-1381","issue":"7","language":"English","page":"2169-2183","source":"www.atmos-meas-tech.net","title":"Mobile air monitoring data-processing strategies and effects on spatial air pollution trends","volume":"7","author":[{"family":"Brantley","given":"H. L."},{"family":"Hagler","given":"G. S. W."},{"family":"Kimbrough","given":"E. S."},{"family":"Williams","given":"R. W."},{"family":"Mukerjee","given":"S."},{"family":"Neas","given":"L. M."}],"issued":{"date-parts":[["2014",7,22]]}}},{"id":1332,"uris":["http://zotero.org/users/4282478/items/RSPG5BFE"],"itemData":{"id":1332,"type":"article-journal","abstract":"&lt;p&gt;&lt;strong class=\"journal-contentHeaderColor\"&gt;Abstract.&lt;/strong&gt; Mobile monitoring is becoming increasingly popular for characterizing air pollution on fine spatial scales. In identifying local source contributions to measured pollutant concentrations, the detection and quantification of background are key steps in many mobile monitoring studies, but the methodology to do so requires further development to improve replicability. Here we discuss a new method for quantifying and removing background in mobile monitoring studies, State-Informed Background Removal (SIBaR). The method employs hidden Markov models (HMMs), a popular modeling technique that detects regime changes in time series. We discuss the development of SIBaR and assess its performance on an external dataset. We find 83 % agreement between the predictions made by SIBaR and the predetermined allocation of background and non-background data points. We then assess its application to a dataset collected in Houston by mapping the fraction of points designated as background and comparing source contributions to those derived using other published background detection and removal techniques. The presented results suggest that the SIBaR-modeled source contributions contain source influences left undetected by other techniques, but that they are prone to unrealistic source contribution estimates when they extrapolate. Results suggest that SIBaR could serve as a framework for improved background quantification and removal in future mobile monitoring studies while ensuring that cases of extrapolation are appropriately addressed.&lt;/p&gt;","container-title":"Atmospheric Measurement Techniques","DOI":"10.5194/amt-14-5809-2021","ISSN":"1867-1381","issue":"8","language":"English","note":"publisher: Copernicus GmbH","page":"5809-5821","source":"amt.copernicus.org","title":"SIBaR: a new method for background quantification and removal from mobile air pollution measurements","title-short":"SIBaR","volume":"14","author":[{"family":"Actkinson","given":"Blake"},{"family":"Ensor","given":"Katherine"},{"family":"Griffin","given":"Robert J."}],"issued":{"date-parts":[["2021",8,26]]}}}],"schema":"https://github.com/citation-style-language/schema/raw/master/csl-citation.json"} </w:instrText>
      </w:r>
      <w:r>
        <w:fldChar w:fldCharType="separate"/>
      </w:r>
      <w:r w:rsidRPr="00791225">
        <w:rPr>
          <w:rFonts w:ascii="Cambria" w:hAnsi="Cambria" w:cs="Times New Roman"/>
          <w:szCs w:val="24"/>
          <w:vertAlign w:val="superscript"/>
        </w:rPr>
        <w:t>50,68</w:t>
      </w:r>
      <w:r>
        <w:fldChar w:fldCharType="end"/>
      </w:r>
      <w:r>
        <w:t xml:space="preserve"> This chapter proposes another background identification and quantification technique which attempts to address the background problem in mobile monitoring time series and aspires to be more robust than previously published approaches. The approach utilizes a time series regime change modeling technique, Hidden Markov Models (HMMs), and utilizes decoded states to inform a spline fit that becomes the modeled background curve for a day’s worth of pollution measurements. HMMs systematically categorize time series realizations as belonging to one state or another based on whether those realizations exhibit similar statistical behavior to one another. In this chapter, the methodology, its validation, and results of its application on the Houston mobile monitoring dataset are discussed. This methodology recasts the background detection as envisioning the mobile platform traversing through a series of clean regimes and dirty regimes, with no fixed time constraints governing how long the mobile platform is in either regime, and fits a signal to measurements made in the clean regime. The methodology rejects conceptualizing background as a signal derived from static time windows based on assumptions of source spatial distribution and duration that become more flawed in more complex mobile monitoring time series.</w:t>
      </w:r>
      <w:r>
        <w:t>”</w:t>
      </w:r>
    </w:p>
    <w:p w14:paraId="265DB37A" w14:textId="77777777" w:rsidR="00F7296E" w:rsidRDefault="00F7296E" w:rsidP="00F7296E"/>
    <w:p w14:paraId="73BB1693" w14:textId="77777777" w:rsidR="00F7296E" w:rsidRDefault="00F7296E" w:rsidP="00F7296E"/>
    <w:p w14:paraId="6B5DFBA3" w14:textId="77777777" w:rsidR="00F7296E" w:rsidRDefault="00F7296E" w:rsidP="00F7296E"/>
    <w:p w14:paraId="0F8B8E55" w14:textId="77777777" w:rsidR="00F7296E" w:rsidRDefault="00F7296E" w:rsidP="00F7296E"/>
    <w:p w14:paraId="77E01EEE" w14:textId="77777777" w:rsidR="00F7296E" w:rsidRDefault="00F7296E" w:rsidP="00F7296E"/>
    <w:p w14:paraId="6C0F784F" w14:textId="77777777" w:rsidR="00F7296E" w:rsidRDefault="00F7296E" w:rsidP="00F7296E">
      <w:pPr>
        <w:rPr>
          <w:b/>
          <w:u w:val="single"/>
        </w:rPr>
      </w:pPr>
      <w:r>
        <w:rPr>
          <w:b/>
          <w:u w:val="single"/>
        </w:rPr>
        <w:t>Original Text (Chapter 4, Section 4.2.1):</w:t>
      </w:r>
    </w:p>
    <w:p w14:paraId="2887659D" w14:textId="77777777" w:rsidR="00F7296E" w:rsidRDefault="00F7296E" w:rsidP="00F7296E">
      <w:r>
        <w:t>“</w:t>
      </w:r>
      <w:r>
        <w:t>HMMs describe a class of time series regime change models that have been employed in finance, signals processing, and social sciences applications.</w:t>
      </w:r>
      <w:r>
        <w:fldChar w:fldCharType="begin"/>
      </w:r>
      <w:r>
        <w:instrText xml:space="preserve"> ADDIN ZOTERO_ITEM CSL_CITATION {"citationID":"EHdAHOns","properties":{"formattedCitation":"\\super 69,70\\nosupersub{}","plainCitation":"69,70","noteIndex":0},"citationItems":[{"id":147,"uris":["http://zotero.org/users/4282478/items/8BNBEWBL"],"uri":["http://zotero.org/users/4282478/items/8BNBEWBL"],"itemData":{"id":147,"type":"article-journal","abstract":"State-switching models combine immense flexibility with relative mathematical simplicity and computational tractability and, as a consequence, have established themselves as general-purpose models for time series data. In this paper, we provide an overview of ways to use penalized splines to allow for flexible nonparametric inference within state-switching models, and provide a critical discussion of the use of corresponding classes of models. The methods are illustrated using animal acceleration data and energy price data.","container-title":"Statistica Neerlandica","DOI":"10.1111/stan.12133","ISSN":"1467-9574","issue":"3","language":"en","page":"179-200","source":"Wiley Online Library","title":"Spline-based nonparametric inference in general state-switching models","volume":"72","author":[{"family":"Langrock","given":"Roland"},{"family":"Adam","given":"Timo"},{"family":"Leos‐Barajas","given":"Vianey"},{"family":"Mews","given":"Sina"},{"family":"Miller","given":"David L."},{"family":"Papastamatiou","given":"Yannis P."}],"issued":{"date-parts":[["2018"]]}}},{"id":139,"uris":["http://zotero.org/users/4282478/items/854GWWVK"],"uri":["http://zotero.org/users/4282478/items/854GWWVK"],"itemData":{"id":139,"type":"article-journal","container-title":"Journal of Statistical Software","DOI":"10.18637/jss.v036.i07","ISSN":"1548-7660","issue":"1","language":"en","page":"1-21","source":"www.jstatsoft.org","title":"depmixS4: An R Package for Hidden Markov Models","title-short":"depmixS4","volume":"36","author":[{"family":"Visser","given":"Ingmar"},{"family":"Speekenbrink","given":"Maarten"}],"issued":{"date-parts":[["2010",8,5]]}}}],"schema":"https://github.com/citation-style-language/schema/raw/master/csl-citation.json"} </w:instrText>
      </w:r>
      <w:r>
        <w:fldChar w:fldCharType="separate"/>
      </w:r>
      <w:r w:rsidRPr="00642FDA">
        <w:rPr>
          <w:rFonts w:ascii="Cambria" w:hAnsi="Cambria" w:cs="Times New Roman"/>
          <w:szCs w:val="24"/>
          <w:vertAlign w:val="superscript"/>
        </w:rPr>
        <w:t>69,70</w:t>
      </w:r>
      <w:r>
        <w:fldChar w:fldCharType="end"/>
      </w:r>
      <w:r>
        <w:t xml:space="preserve"> The basic premise of an </w:t>
      </w:r>
      <w:commentRangeStart w:id="9"/>
      <w:r>
        <w:t xml:space="preserve">HMM is that a time series can be broken up into a series of observations whose probability distributions are governed by hidden states. These hidden state sequences, in conjunction with the parameters of the probability distributions they govern, are estimated via maximum likelihood estimation. </w:t>
      </w:r>
      <w:commentRangeEnd w:id="9"/>
      <w:r>
        <w:rPr>
          <w:rStyle w:val="CommentReference"/>
        </w:rPr>
        <w:commentReference w:id="9"/>
      </w:r>
      <w:r>
        <w:t>HMM states are powerful tools that can be decoded to provide crucial information about a time series. For example, Langrock et al. illustrate how white tip shark accelerometer data could be described by three different categories of shark behavior.</w:t>
      </w:r>
      <w:r>
        <w:fldChar w:fldCharType="begin"/>
      </w:r>
      <w:r>
        <w:instrText xml:space="preserve"> ADDIN ZOTERO_ITEM CSL_CITATION {"citationID":"VhN1haI7","properties":{"formattedCitation":"\\super 69\\nosupersub{}","plainCitation":"69","noteIndex":0},"citationItems":[{"id":147,"uris":["http://zotero.org/users/4282478/items/8BNBEWBL"],"uri":["http://zotero.org/users/4282478/items/8BNBEWBL"],"itemData":{"id":147,"type":"article-journal","abstract":"State-switching models combine immense flexibility with relative mathematical simplicity and computational tractability and, as a consequence, have established themselves as general-purpose models for time series data. In this paper, we provide an overview of ways to use penalized splines to allow for flexible nonparametric inference within state-switching models, and provide a critical discussion of the use of corresponding classes of models. The methods are illustrated using animal acceleration data and energy price data.","container-title":"Statistica Neerlandica","DOI":"10.1111/stan.12133","ISSN":"1467-9574","issue":"3","language":"en","page":"179-200","source":"Wiley Online Library","title":"Spline-based nonparametric inference in general state-switching models","volume":"72","author":[{"family":"Langrock","given":"Roland"},{"family":"Adam","given":"Timo"},{"family":"Leos‐Barajas","given":"Vianey"},{"family":"Mews","given":"Sina"},{"family":"Miller","given":"David L."},{"family":"Papastamatiou","given":"Yannis P."}],"issued":{"date-parts":[["2018"]]}}}],"schema":"https://github.com/citation-style-language/schema/raw/master/csl-citation.json"} </w:instrText>
      </w:r>
      <w:r>
        <w:fldChar w:fldCharType="separate"/>
      </w:r>
      <w:r w:rsidRPr="00642FDA">
        <w:rPr>
          <w:rFonts w:ascii="Cambria" w:hAnsi="Cambria" w:cs="Times New Roman"/>
          <w:szCs w:val="24"/>
          <w:vertAlign w:val="superscript"/>
        </w:rPr>
        <w:t>69</w:t>
      </w:r>
      <w:r>
        <w:fldChar w:fldCharType="end"/>
      </w:r>
      <w:r>
        <w:t>”</w:t>
      </w:r>
    </w:p>
    <w:p w14:paraId="6D51F5B3" w14:textId="77777777" w:rsidR="00F7296E" w:rsidRDefault="00F7296E" w:rsidP="00F7296E"/>
    <w:p w14:paraId="7C4BC0AC" w14:textId="77777777" w:rsidR="00F7296E" w:rsidRDefault="00F7296E" w:rsidP="00F7296E">
      <w:pPr>
        <w:rPr>
          <w:i/>
        </w:rPr>
      </w:pPr>
      <w:r>
        <w:rPr>
          <w:i/>
        </w:rPr>
        <w:t>I’ve written in an example of a coin-flip trial below to help build intuition:</w:t>
      </w:r>
    </w:p>
    <w:p w14:paraId="012B6F03" w14:textId="77777777" w:rsidR="00F7296E" w:rsidRDefault="00F7296E" w:rsidP="00F7296E">
      <w:pPr>
        <w:rPr>
          <w:b/>
          <w:u w:val="single"/>
        </w:rPr>
      </w:pPr>
      <w:r>
        <w:rPr>
          <w:b/>
          <w:u w:val="single"/>
        </w:rPr>
        <w:t>Revised Text:</w:t>
      </w:r>
    </w:p>
    <w:p w14:paraId="7A4E888C" w14:textId="77777777" w:rsidR="00F7296E" w:rsidRDefault="00F7296E" w:rsidP="00F7296E">
      <w:r>
        <w:t>“</w:t>
      </w:r>
      <w:r>
        <w:t>HMMs describe a class of time series regime change models that have been employed in finance, signals processing, and social sciences applications.</w:t>
      </w:r>
      <w:r>
        <w:fldChar w:fldCharType="begin"/>
      </w:r>
      <w:r>
        <w:instrText xml:space="preserve"> ADDIN ZOTERO_ITEM CSL_CITATION {"citationID":"EHdAHOns","properties":{"formattedCitation":"\\super 70,71\\nosupersub{}","plainCitation":"70,71","noteIndex":0},"citationItems":[{"id":979,"uris":["http://zotero.org/users/4282478/items/8BNBEWBL"],"itemData":{"id":979,"type":"article-journal","abstract":"State-switching models combine immense flexibility with relative mathematical simplicity and computational tractability and, as a consequence, have established themselves as general-purpose models for time series data. In this paper, we provide an overview of ways to use penalized splines to allow for flexible nonparametric inference within state-switching models, and provide a critical discussion of the use of corresponding classes of models. The methods are illustrated using animal acceleration data and energy price data.","container-title":"Statistica Neerlandica","DOI":"10.1111/stan.12133","ISSN":"1467-9574","issue":"3","language":"en","page":"179-200","source":"Wiley Online Library","title":"Spline-based nonparametric inference in general state-switching models","volume":"72","author":[{"family":"Langrock","given":"Roland"},{"family":"Adam","given":"Timo"},{"family":"Leos‐Barajas","given":"Vianey"},{"family":"Mews","given":"Sina"},{"family":"Miller","given":"David L."},{"family":"Papastamatiou","given":"Yannis P."}],"issued":{"date-parts":[["2018"]]}}},{"id":1001,"uris":["http://zotero.org/users/4282478/items/854GWWVK"],"itemData":{"id":1001,"type":"article-journal","container-title":"Journal of Statistical Software","DOI":"10.18637/jss.v036.i07","ISSN":"1548-7660","issue":"1","language":"en","page":"1-21","source":"www.jstatsoft.org","title":"depmixS4: An R Package for Hidden Markov Models","title-short":"depmixS4","volume":"36","author":[{"family":"Visser","given":"Ingmar"},{"family":"Speekenbrink","given":"Maarten"}],"issued":{"date-parts":[["2010",8,5]]}}}],"schema":"https://github.com/citation-style-language/schema/raw/master/csl-citation.json"} </w:instrText>
      </w:r>
      <w:r>
        <w:fldChar w:fldCharType="separate"/>
      </w:r>
      <w:r w:rsidRPr="00791225">
        <w:rPr>
          <w:rFonts w:ascii="Cambria" w:hAnsi="Cambria" w:cs="Times New Roman"/>
          <w:szCs w:val="24"/>
          <w:vertAlign w:val="superscript"/>
        </w:rPr>
        <w:t>70,71</w:t>
      </w:r>
      <w:r>
        <w:fldChar w:fldCharType="end"/>
      </w:r>
      <w:r>
        <w:t xml:space="preserve"> The basic premise of an HMM is that a time series can be conceptualized as a series of observations whose probability distributions are governed by hidden states. Consider the hypothetical example of an individual flipping two coins, one that is unbiased, and the other with “heads” on both sides. An observer witnesses this individual flipping either of these two coins five times in succession. The observer does not know which coin has been flipped; all that is known are the outcomes of each flip (e.g. H,T,H,H,H). In the HMM framework, each flip is governed by a hidden state sequence consisting of the two coins: the unbiased coin, or the biased coin. These hidden state sequences, in conjunction with the parameters of the probability distributions they govern, are estimated via maximum likelihood estimation. HMM states are powerful tools that can be decoded to provide crucial information about regimes in a time series. As an example, Langrock et al. illustrate how white tip shark accelerometer data could be described by three different categories of shark behavior.</w:t>
      </w:r>
      <w:r>
        <w:fldChar w:fldCharType="begin"/>
      </w:r>
      <w:r>
        <w:instrText xml:space="preserve"> ADDIN ZOTERO_ITEM CSL_CITATION {"citationID":"VhN1haI7","properties":{"formattedCitation":"\\super 70\\nosupersub{}","plainCitation":"70","noteIndex":0},"citationItems":[{"id":979,"uris":["http://zotero.org/users/4282478/items/8BNBEWBL"],"itemData":{"id":979,"type":"article-journal","abstract":"State-switching models combine immense flexibility with relative mathematical simplicity and computational tractability and, as a consequence, have established themselves as general-purpose models for time series data. In this paper, we provide an overview of ways to use penalized splines to allow for flexible nonparametric inference within state-switching models, and provide a critical discussion of the use of corresponding classes of models. The methods are illustrated using animal acceleration data and energy price data.","container-title":"Statistica Neerlandica","DOI":"10.1111/stan.12133","ISSN":"1467-9574","issue":"3","language":"en","page":"179-200","source":"Wiley Online Library","title":"Spline-based nonparametric inference in general state-switching models","volume":"72","author":[{"family":"Langrock","given":"Roland"},{"family":"Adam","given":"Timo"},{"family":"Leos‐Barajas","given":"Vianey"},{"family":"Mews","given":"Sina"},{"family":"Miller","given":"David L."},{"family":"Papastamatiou","given":"Yannis P."}],"issued":{"date-parts":[["2018"]]}}}],"schema":"https://github.com/citation-style-language/schema/raw/master/csl-citation.json"} </w:instrText>
      </w:r>
      <w:r>
        <w:fldChar w:fldCharType="separate"/>
      </w:r>
      <w:r w:rsidRPr="00791225">
        <w:rPr>
          <w:rFonts w:ascii="Cambria" w:hAnsi="Cambria" w:cs="Times New Roman"/>
          <w:szCs w:val="24"/>
          <w:vertAlign w:val="superscript"/>
        </w:rPr>
        <w:t>70</w:t>
      </w:r>
      <w:r>
        <w:fldChar w:fldCharType="end"/>
      </w:r>
      <w:r>
        <w:t>”</w:t>
      </w:r>
    </w:p>
    <w:p w14:paraId="31D9677C" w14:textId="77777777" w:rsidR="00F7296E" w:rsidRDefault="00F7296E" w:rsidP="00F7296E"/>
    <w:p w14:paraId="7C63D264" w14:textId="77777777" w:rsidR="00F7296E" w:rsidRDefault="00F7296E" w:rsidP="00F7296E"/>
    <w:p w14:paraId="1C8B3812" w14:textId="77777777" w:rsidR="00F7296E" w:rsidRDefault="00F7296E" w:rsidP="00F7296E"/>
    <w:p w14:paraId="23F2DA31" w14:textId="77777777" w:rsidR="00F7296E" w:rsidRDefault="00F7296E" w:rsidP="00F7296E"/>
    <w:p w14:paraId="36A94080" w14:textId="77777777" w:rsidR="00F7296E" w:rsidRDefault="00F7296E" w:rsidP="00F7296E"/>
    <w:p w14:paraId="161C38E8" w14:textId="77777777" w:rsidR="00F7296E" w:rsidRDefault="00F7296E" w:rsidP="00F7296E"/>
    <w:p w14:paraId="53BFDDEB" w14:textId="77777777" w:rsidR="00F7296E" w:rsidRDefault="00F7296E" w:rsidP="00F7296E"/>
    <w:p w14:paraId="02B15EB6" w14:textId="77777777" w:rsidR="00F7296E" w:rsidRDefault="00F7296E" w:rsidP="00F7296E"/>
    <w:p w14:paraId="698B1387" w14:textId="77777777" w:rsidR="00F7296E" w:rsidRDefault="00F7296E" w:rsidP="00F7296E"/>
    <w:p w14:paraId="177910B8" w14:textId="77777777" w:rsidR="00F7296E" w:rsidRDefault="00F7296E" w:rsidP="00F7296E"/>
    <w:p w14:paraId="1A8311D4" w14:textId="77777777" w:rsidR="00F7296E" w:rsidRDefault="00F7296E" w:rsidP="00F7296E">
      <w:pPr>
        <w:rPr>
          <w:b/>
          <w:u w:val="single"/>
        </w:rPr>
      </w:pPr>
      <w:r>
        <w:rPr>
          <w:b/>
          <w:u w:val="single"/>
        </w:rPr>
        <w:t>Original Text (Conclusion):</w:t>
      </w:r>
    </w:p>
    <w:p w14:paraId="314FA139" w14:textId="77777777" w:rsidR="00F7296E" w:rsidRDefault="00F7296E" w:rsidP="00F7296E">
      <w:pPr>
        <w:pStyle w:val="Heading2"/>
      </w:pPr>
      <w:bookmarkStart w:id="10" w:name="_Toc98322481"/>
      <w:commentRangeStart w:id="11"/>
      <w:r>
        <w:t>Implications</w:t>
      </w:r>
      <w:bookmarkEnd w:id="10"/>
      <w:commentRangeEnd w:id="11"/>
      <w:r>
        <w:rPr>
          <w:rStyle w:val="CommentReference"/>
          <w:rFonts w:eastAsiaTheme="minorHAnsi" w:cstheme="minorBidi"/>
          <w:b w:val="0"/>
          <w:bCs w:val="0"/>
        </w:rPr>
        <w:commentReference w:id="11"/>
      </w:r>
    </w:p>
    <w:p w14:paraId="56E8CBD1" w14:textId="77777777" w:rsidR="00F7296E" w:rsidRDefault="00F7296E" w:rsidP="00F7296E">
      <w:pPr>
        <w:rPr>
          <w:i/>
        </w:rPr>
      </w:pPr>
      <w:r>
        <w:rPr>
          <w:i/>
        </w:rPr>
        <w:t>I’ve rewritten the chapter to include more lengthy sections detailing future steps I see for each section.</w:t>
      </w:r>
    </w:p>
    <w:p w14:paraId="3BDFEF09" w14:textId="77777777" w:rsidR="00F7296E" w:rsidRDefault="00F7296E" w:rsidP="00F7296E">
      <w:pPr>
        <w:rPr>
          <w:b/>
          <w:u w:val="single"/>
        </w:rPr>
      </w:pPr>
      <w:r>
        <w:rPr>
          <w:b/>
          <w:u w:val="single"/>
        </w:rPr>
        <w:t>Revised Text:</w:t>
      </w:r>
    </w:p>
    <w:p w14:paraId="18E20B82" w14:textId="77777777" w:rsidR="00F7296E" w:rsidRDefault="00F7296E" w:rsidP="00F7296E">
      <w:pPr>
        <w:pStyle w:val="Heading2"/>
        <w:numPr>
          <w:ilvl w:val="1"/>
          <w:numId w:val="3"/>
        </w:numPr>
      </w:pPr>
      <w:r>
        <w:t>“</w:t>
      </w:r>
      <w:r>
        <w:t>Implications and Future Directions</w:t>
      </w:r>
    </w:p>
    <w:p w14:paraId="32E02889" w14:textId="77777777" w:rsidR="00F7296E" w:rsidRDefault="00F7296E" w:rsidP="00F7296E">
      <w:r>
        <w:t xml:space="preserve">This thesis develops novel statistical methods to provide atmospheric scientists with more insight into the measurements they make. </w:t>
      </w:r>
      <w:r>
        <w:fldChar w:fldCharType="begin"/>
      </w:r>
      <w:r>
        <w:instrText xml:space="preserve"> REF _Ref96332990 \n \h </w:instrText>
      </w:r>
      <w:r>
        <w:fldChar w:fldCharType="separate"/>
      </w:r>
      <w:r>
        <w:t>Chapter 2</w:t>
      </w:r>
      <w:r>
        <w:fldChar w:fldCharType="end"/>
      </w:r>
      <w:r>
        <w:t xml:space="preserve"> discusses DPCA and how applying PCA on a rolling time window addresses shortcomings in assumptions made about atmospheric data. </w:t>
      </w:r>
      <w:r>
        <w:fldChar w:fldCharType="begin"/>
      </w:r>
      <w:r>
        <w:instrText xml:space="preserve"> REF _Ref94170988 \n \h </w:instrText>
      </w:r>
      <w:r>
        <w:fldChar w:fldCharType="separate"/>
      </w:r>
      <w:r>
        <w:t>Chapter 3</w:t>
      </w:r>
      <w:r>
        <w:fldChar w:fldCharType="end"/>
      </w:r>
      <w:r>
        <w:t xml:space="preserve"> gives an overview of the Houston mobile monitoring campaign and discusses some preliminary work to make measurements more representative of characteristic concentrations over the 9-month campaign interval. </w:t>
      </w:r>
      <w:r>
        <w:fldChar w:fldCharType="begin"/>
      </w:r>
      <w:r>
        <w:instrText xml:space="preserve"> REF _Ref94171104 \n \h </w:instrText>
      </w:r>
      <w:r>
        <w:fldChar w:fldCharType="separate"/>
      </w:r>
      <w:r>
        <w:t>Chapter 4</w:t>
      </w:r>
      <w:r>
        <w:fldChar w:fldCharType="end"/>
      </w:r>
      <w:r>
        <w:t xml:space="preserve"> discusses the need for replicability in background detection and removal and describes the development of a novel algorithm, SIBaR, which incorporates HMMs to model regime changes in mobile monitoring time series. </w:t>
      </w:r>
      <w:r>
        <w:fldChar w:fldCharType="begin"/>
      </w:r>
      <w:r>
        <w:instrText xml:space="preserve"> REF _Ref94171132 \n \h </w:instrText>
      </w:r>
      <w:r>
        <w:fldChar w:fldCharType="separate"/>
      </w:r>
      <w:r>
        <w:t>Chapter 5</w:t>
      </w:r>
      <w:r>
        <w:fldChar w:fldCharType="end"/>
      </w:r>
      <w:r>
        <w:t xml:space="preserve"> discusses plume detection in the context of anomaly detection and describes a novel algorithm incorporating DBSCAN to detect plumes within mobile monitoring time series, highlighting stark disparities in air pollution exposure that should be addressed in future research. </w:t>
      </w:r>
    </w:p>
    <w:p w14:paraId="5C7FCCFC" w14:textId="77777777" w:rsidR="00F7296E" w:rsidRDefault="00F7296E" w:rsidP="00F7296E"/>
    <w:p w14:paraId="2DE7C8BF" w14:textId="77777777" w:rsidR="00F7296E" w:rsidRDefault="00F7296E" w:rsidP="00F7296E">
      <w:r>
        <w:fldChar w:fldCharType="begin"/>
      </w:r>
      <w:r>
        <w:instrText xml:space="preserve"> REF _Ref96332990 \r \h </w:instrText>
      </w:r>
      <w:r>
        <w:fldChar w:fldCharType="separate"/>
      </w:r>
      <w:r>
        <w:t>Chapter 2</w:t>
      </w:r>
      <w:r>
        <w:fldChar w:fldCharType="end"/>
      </w:r>
      <w:r>
        <w:t xml:space="preserve"> discusses a solution to potential pitfalls users of dimension reduction techniques such as PCA and PMF encounter when using these techniques on atmospheric data. Most atmospheric data are inherently non-stationary and exhibit non-linear behavior, making linear models unsuitable for air quality data taken on more extensive time scales. A solution aimed at PCA, first formulated by Melnikov et al.,</w:t>
      </w:r>
      <w:r>
        <w:fldChar w:fldCharType="begin"/>
      </w:r>
      <w:r>
        <w:instrText xml:space="preserve"> ADDIN ZOTERO_ITEM CSL_CITATION {"citationID":"F6UGxmEq","properties":{"formattedCitation":"\\super 28\\nosupersub{}","plainCitation":"28","noteIndex":0},"citationItems":[{"id":1348,"uris":["http://zotero.org/users/4282478/items/2MH35R2R"],"itemData":{"id":1348,"type":"article-journal","abstract":"The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fldChar w:fldCharType="separate"/>
      </w:r>
      <w:r w:rsidRPr="00E726C8">
        <w:rPr>
          <w:rFonts w:ascii="Cambria" w:hAnsi="Cambria" w:cs="Times New Roman"/>
          <w:szCs w:val="24"/>
          <w:vertAlign w:val="superscript"/>
        </w:rPr>
        <w:t>28</w:t>
      </w:r>
      <w:r>
        <w:fldChar w:fldCharType="end"/>
      </w:r>
      <w:r>
        <w:t xml:space="preserve"> applies PCA on a rolling time window where the time window can be set to increments where atmospheric data can be expected to display linear behavior. More importantly, DPCA captures time dependency, revealing diurnal and seasonal patterns that would not be apparent in a conventional PCA application. Future efforts would explore applications of these components as inputs into other statistical models, such as artificial networks, as well as integration of these components with other atmospheric modeling efforts to interpret these components. As an example, derived dynamic EVs could be linked with </w:t>
      </w:r>
      <w:r>
        <w:lastRenderedPageBreak/>
        <w:t>potential source contribution functions</w:t>
      </w:r>
      <w:r>
        <w:fldChar w:fldCharType="begin"/>
      </w:r>
      <w:r>
        <w:instrText xml:space="preserve"> ADDIN ZOTERO_ITEM CSL_CITATION {"citationID":"KyebbyCi","properties":{"formattedCitation":"\\super 93\\nosupersub{}","plainCitation":"93","noteIndex":0},"citationItems":[{"id":1622,"uris":["http://zotero.org/users/4282478/items/LK2E8YYM"],"itemData":{"id":1622,"type":"article-journal","abstract":"Particle data consisting of PM2.5 (particulate matter &lt;2.5μm aerodynamic diameter), light scattering coefficient (bscat), organic carbon (OC), elemental carbon (EC), and sulfate were measured for 2-h intervals from 1 July to 3 August 2002 in Philadelphia using semicontinuous monitors. The potential source contribution function (PSCF) combines the particle data with air parcel back trajectories to identify potential source areas and the preferred pathways that give rise to the observed high particle concentrations in Philadelphia. Five day back trajectories arriving 12 times a day at 500m above ground level were calculated using NOAA HYSPLIT with the vertical mixing model. PSCF analyses were performed based on the average values as criterion values for the measured particle parameters. During this period, there was a major forest fire in central Quebec that penetrated the eastern United States to well south of Philadelphia, Pennsylvania. This event permits the testing of the ability of the PSCF analysis to identify the known source location of this fire, which is observed clearly in the maps for PM2.5, OC and EC. The other maps can also be interpreted in terms of the likely sources of the observed concentrations.","container-title":"Atmospheric Environment","DOI":"10.1016/j.atmosenv.2005.03.008","ISSN":"1352-2310","issue":"20","journalAbbreviation":"Atmospheric Environment","language":"en","page":"3719-3724","source":"ScienceDirect","title":"Evaluation of the potential source contribution function using the 2002 Quebec forest fire episode","volume":"39","author":[{"family":"Ara Begum","given":"Bilkis"},{"family":"Kim","given":"Eugene"},{"family":"Jeong","given":"Cheol-Heon"},{"family":"Lee","given":"Doh-Won"},{"family":"Hopke","given":"Philip K."}],"issued":{"date-parts":[["2005",6,1]]}}}],"schema":"https://github.com/citation-style-language/schema/raw/master/csl-citation.json"} </w:instrText>
      </w:r>
      <w:r>
        <w:fldChar w:fldCharType="separate"/>
      </w:r>
      <w:r w:rsidRPr="004C0887">
        <w:rPr>
          <w:rFonts w:ascii="Cambria" w:hAnsi="Cambria" w:cs="Times New Roman"/>
          <w:szCs w:val="24"/>
          <w:vertAlign w:val="superscript"/>
        </w:rPr>
        <w:t>93</w:t>
      </w:r>
      <w:r>
        <w:fldChar w:fldCharType="end"/>
      </w:r>
      <w:r>
        <w:t xml:space="preserve"> and other wind trajectory analyses to infer meaning behind derived components.</w:t>
      </w:r>
    </w:p>
    <w:p w14:paraId="300D2220" w14:textId="77777777" w:rsidR="00F7296E" w:rsidRDefault="00F7296E" w:rsidP="00F7296E">
      <w:r>
        <w:t>Chapter 3 defines mobile monitoring and gives an overview of the Houston mobile monitoring campaign. It discusses work done to process large amounts of air pollution data for 7 different air pollutants collected in a 9-month time span in different Houston census tracts. The chapter then discusses philosophical issues with mobile measurements, and describes work done to address intra-census tract biases, implementing extra aggregation steps to avoid oversampling on mobile visits, and a correction to a data-based subsampling routine used to determine representativeness of mobile measurements. It concludes with an illustration of the power of these mobile measurements, highlighting published work illustrating air pollution hotspot identification around Houston. Future work should incorporate mobile measurements to understand air pollution on finer spatial scales than what is possible with stationary monitors.</w:t>
      </w:r>
    </w:p>
    <w:p w14:paraId="02E2FE32" w14:textId="77777777" w:rsidR="00F7296E" w:rsidRDefault="00F7296E" w:rsidP="00F7296E">
      <w:r>
        <w:t>Chapter 4 talks about replicability issues associated with estimating the background in mobile monitoring time series and offers a new technique that could serve as the framework for constructing a more consistently used estimate for background. The technique, coined SIBaR, incorporates HMMs into partitioning daily mobile monitoring time series into background points and source influenced points, then fits a spline to background identified points. The technique produced similar results to another published technique, but differed in several key aspects that, along with addressing its shortcomings in computational time and sensitivity to noise, would merit its continued use. Future work for SIBaR should address its shortcomings, namely its sensitivity to instrument noise and error (such as instrument drift) and the infeasibility of linearity assumptions currently embedded in the model. Steps within the algorithm can be developed to flag periods of instrument drift, as an example, and the user could be given a suite of options to determine how to address it. Formulating response distributions as a linear combination of spline basis functions</w:t>
      </w:r>
      <w:r>
        <w:fldChar w:fldCharType="begin"/>
      </w:r>
      <w:r>
        <w:instrText xml:space="preserve"> ADDIN ZOTERO_ITEM CSL_CITATION {"citationID":"wqqz39GI","properties":{"formattedCitation":"\\super 80\\nosupersub{}","plainCitation":"80","noteIndex":0},"citationItems":[{"id":1028,"uris":["http://zotero.org/users/4282478/items/HWI285EI"],"itemData":{"id":1028,"type":"article-journal","abstract":"Hidden Markov models (HMMs) are flexible time series models in which the distribution of the observations depends on unobserved serially correlated states. The state-dependent distributions in HMMs are usually taken from some class of parametrically specified distributions. The choice of this class can be difficult, and an unfortunate choice can have serious consequences for example on state estimates, and more generally on the resulting model complexity and interpretation. We demonstrate these practical issues in a real data application concerned with vertical speeds of a diving beaked whale, where we demonstrate that parametric approaches can easily lead to overly complex state processes, impeding meaningful biological inference. In contrast, for the dive data, HMMs with nonparametrically estimated state-dependent distributions are much more parsimonious in terms of the number of states and easier to interpret, while fitting the data equally well. Our nonparametric estimation approach is based on the idea of representing the densities of the state-dependent distributions as linear combinations of a large number of standardized B-spline basis functions, imposing a penalty term on non-smoothness in order to maintain a good balance between goodness-of-fit and smoothness.","container-title":"Biometrics","DOI":"10.1111/biom.12282","ISSN":"1541-0420","issue":"2","language":"en","page":"520-528","source":"Wiley Online Library","title":"Nonparametric inference in hidden Markov models using P-splines","volume":"71","author":[{"family":"Langrock","given":"Roland"},{"family":"Kneib","given":"Thomas"},{"family":"Sohn","given":"Alexander"},{"family":"DeRuiter","given":"Stacy L."}],"issued":{"date-parts":[["2015"]]}}}],"schema":"https://github.com/citation-style-language/schema/raw/master/csl-citation.json"} </w:instrText>
      </w:r>
      <w:r>
        <w:fldChar w:fldCharType="separate"/>
      </w:r>
      <w:r w:rsidRPr="004C0887">
        <w:rPr>
          <w:rFonts w:ascii="Cambria" w:hAnsi="Cambria" w:cs="Times New Roman"/>
          <w:szCs w:val="24"/>
          <w:vertAlign w:val="superscript"/>
        </w:rPr>
        <w:t>80</w:t>
      </w:r>
      <w:r>
        <w:fldChar w:fldCharType="end"/>
      </w:r>
      <w:r>
        <w:t xml:space="preserve"> is a promising next step in addressing shortcomings with linearity assumptions embedded in the model and will expand use cases for SIBaR.</w:t>
      </w:r>
    </w:p>
    <w:p w14:paraId="593E6C1A" w14:textId="77777777" w:rsidR="00F7296E" w:rsidRDefault="00F7296E" w:rsidP="00F7296E">
      <w:r>
        <w:t xml:space="preserve">Chapter 5 recasts the plume detection problem in mobile monitoring time series as an anomaly detection problem and argues for its use in determining source influences on mobile monitoring time series. It incorporates DBSCAN, a density-based clustering technique, into an algorithm that systematically labels plumes within mobile monitoring time series as anomalies. Performance of this algorithm was compared with several other time-series based plume detection algorithms and found to exhibit superior performance in not labeling normal points as anomalous, while it predicted fewer anomalies successfully compared to another base-case algorithm. The anomalies were then taken, clustered, and probed for significance through evaluating relationships to traffic related variables which were then matched with previously published studies. The chapter concludes by showcasing the spatial disparities in these different anomaly types across the city of Houston, calling for further research into trucking-related emissions in heavily-industrialized neighborhoods. Future work focused on the method itself should expand to using it with other pollutants, such as carbon monoxide to provide another marker for light duty vehicle activity. It could also incorporate sulfur dioxide to distinguish plumes from industrial activity. Future work could explore further validation of clustered anomaly patterns by including an observer to witness air pollution events and confirm that the interpretation of these clusters coincides with observations. Our work largely focused on mobile sources, such as </w:t>
      </w:r>
      <w:r>
        <w:lastRenderedPageBreak/>
        <w:t>light-duty and heavy-duty vehicles, but other sources, such as trains, could also play a role. Other work could focus on improving performance of the algorithm itself, either by exploring other statistical measures to identify anomalies in data, such as local outlier factors, or by incorporating DBSCAN with other anomaly detection algorithms in an ensemble approach.</w:t>
      </w:r>
    </w:p>
    <w:p w14:paraId="4AC5F42B" w14:textId="77777777" w:rsidR="00F7296E" w:rsidRDefault="00F7296E" w:rsidP="00F7296E">
      <w:r>
        <w:t>While the statistical techniques in this thesis largely focused on mobile measurements, some of these techniques can be applied to stationary monitor air pollution measurements. HMMs, featured in the SIBaR partitioning step, already have several published use cases in stationary monitor networks.</w:t>
      </w:r>
      <w:r>
        <w:fldChar w:fldCharType="begin"/>
      </w:r>
      <w:r>
        <w:instrText xml:space="preserve"> ADDIN ZOTERO_ITEM CSL_CITATION {"citationID":"9vnNUEdp","properties":{"formattedCitation":"\\super 94\\nosupersub{}","plainCitation":"94","noteIndex":0},"citationItems":[{"id":1135,"uris":["http://zotero.org/users/4282478/items/H7WZVWBA"],"itemData":{"id":1135,"type":"article-journal","abstract":"Urban area air pollution results from local air pollutants (from different sources) and horizontal transport (background pollution). Understanding urban air pollution background (lowest) concentration profiles is key in population exposure assessment and epidemiological studies. To this end, air pollution registered at background monitoring sites is studied, but background pollution levels are given as the average of the air pollutant concentrations measured at these sites over long periods of time. This short communication shows how a metric based on Hidden Markov Models (HMMs) can characterise the air pollutant background concentration profiles. HMMs were applied to daily average concentrations of CO, NO2, PM10 and SO2 at thirteen urban monitoring sites from three cities from 2010 to 2013. Using the proposed metric, the mean values of background and ambient air pollution registered at these sites for these primary pollutants were estimated and the ratio of ambient to background air pollution and the difference between them were studied. The ratio indicator for the studied air pollutants during the four-year study sets the background air pollution at 48%–69% of the ambient air pollution, while the difference between these values ranges from 101 to 193 μg/m3, 7–12 μg/m3, 11–13 μg/m3 and 2–3 μg/m3 for CO, NO2, PM10 and SO2, respectively.","container-title":"Atmospheric Environment","DOI":"10.1016/j.atmosenv.2015.12.046","ISSN":"1352-2310","journalAbbreviation":"Atmospheric Environment","language":"en","page":"255-261","source":"ScienceDirect","title":"Characterization of background air pollution exposure in urban environments using a metric based on Hidden Markov Models","volume":"127","author":[{"family":"Gómez-Losada","given":"Álvaro"},{"family":"Pires","given":"José Carlos M."},{"family":"Pino-Mejías","given":"Rafael"}],"issued":{"date-parts":[["2016",2,1]]}}}],"schema":"https://github.com/citation-style-language/schema/raw/master/csl-citation.json"} </w:instrText>
      </w:r>
      <w:r>
        <w:fldChar w:fldCharType="separate"/>
      </w:r>
      <w:r w:rsidRPr="004C0887">
        <w:rPr>
          <w:rFonts w:ascii="Cambria" w:hAnsi="Cambria" w:cs="Times New Roman"/>
          <w:szCs w:val="24"/>
          <w:vertAlign w:val="superscript"/>
        </w:rPr>
        <w:t>94</w:t>
      </w:r>
      <w:r>
        <w:fldChar w:fldCharType="end"/>
      </w:r>
      <w:r>
        <w:t xml:space="preserve"> The plume detection algorithm could facilitate rapid identification of plumes in stationary monitor data. One could explore developing an automated emergency monitoring response system, in which the plume detection algorithm could identify plumes in stationary monitor data and deploy mobile monitors to the area around the stationary monitor which triggered the warning for more fine scale monitoring. </w:t>
      </w:r>
    </w:p>
    <w:p w14:paraId="2734F47B" w14:textId="77777777" w:rsidR="00F7296E" w:rsidRPr="00E726C8" w:rsidRDefault="00F7296E" w:rsidP="00F7296E">
      <w:pPr>
        <w:sectPr w:rsidR="00F7296E" w:rsidRPr="00E726C8" w:rsidSect="00E963D1">
          <w:pgSz w:w="12240" w:h="15840"/>
          <w:pgMar w:top="1440" w:right="1440" w:bottom="1440" w:left="2160" w:header="720" w:footer="720" w:gutter="0"/>
          <w:cols w:space="720"/>
          <w:titlePg/>
          <w:docGrid w:linePitch="360"/>
        </w:sectPr>
      </w:pPr>
      <w:r>
        <w:t>It is an exciting time to be an atmospheric scientist. The field is rapidly becoming data dependent, with refinement in stationary monitoring networks and development of new ones, the proliferation and development of low cost air pollution sensors,</w:t>
      </w:r>
      <w:r>
        <w:fldChar w:fldCharType="begin"/>
      </w:r>
      <w:r>
        <w:instrText xml:space="preserve"> ADDIN ZOTERO_ITEM CSL_CITATION {"citationID":"QDIMCX2U","properties":{"formattedCitation":"\\super 95\\nosupersub{}","plainCitation":"95","noteIndex":0},"citationItems":[{"id":1454,"uris":["http://zotero.org/users/4282478/items/C2LEYGHY"],"itemData":{"id":1454,"type":"article-journal","abstract":"&lt;p&gt;&lt;strong class=\"journal-contentHeaderColor\"&gt;Abstract.&lt;/strong&gt; Advances in air pollution sensor technology have enabled the development of small and low-cost systems to measure outdoor air pollution. The deployment of a large number of sensors across a small geographic area would have potential benefits to supplement traditional monitoring networks with additional geographic and temporal measurement resolution, if the data quality were sufficient. To understand the capability of emerging air sensor technology, the Community Air Sensor Network (CAIRSENSE) project deployed low-cost, continuous, and commercially available air pollution sensors at a regulatory air monitoring site and as a local sensor network over a surrounding ∼ 2 km area in the southeastern United States. Collocation of sensors measuring oxides of nitrogen, ozone, carbon monoxide, sulfur dioxide, and particles revealed highly variable performance, both in terms of comparison to a reference monitor as well as the degree to which multiple identical sensors produced the same signal. Multiple ozone, nitrogen dioxide, and carbon monoxide sensors revealed low to very high correlation with a reference monitor, with Pearson sample correlation coefficient (r) ranging from 0.39 to 0.97, −0.25 to 0.76, and −0.40 to 0.82, respectively. The only sulfur dioxide sensor tested revealed no correlation (&lt;i&gt;r&lt;/i&gt; &amp;lt; 0.5) with a reference monitor and erroneously high concentration values. A wide variety of particulate matter (PM) sensors were tested with variable results – some sensors had very high agreement (e.g., &lt;i&gt;r&lt;/i&gt; = 0.99) between identical sensors but moderate agreement with a reference PM&lt;sub&gt;2.5&lt;/sub&gt; monitor (e.g., &lt;i&gt;r&lt;/i&gt; = 0.65). For select sensors that had moderate to strong correlation with reference monitors (&lt;i&gt;r&lt;/i&gt; &amp;gt; 0.5), step-wise multiple linear regression was performed to determine if ambient temperature, relative humidity (RH), or age of the sensor in number of sampling days could be used in a correction algorithm to improve the agreement. Maximum improvement in agreement with a reference, incorporating all factors, was observed for an NO&lt;sub&gt;2&lt;/sub&gt; sensor (multiple correlation coefficient &lt;i&gt;R&lt;/i&gt;&lt;sup&gt;2&lt;/sup&gt;&lt;sub&gt;adj-orig&lt;/sub&gt; = 0.57, &lt;i&gt;R&lt;/i&gt;&lt;sup&gt;2&lt;/sup&gt;&lt;sub&gt;adj-final&lt;/sub&gt; = 0.81); however, other sensors showed no apparent improvement in agreement. A four-node sensor network was successfully able to capture ozone (two nodes) and PM (four nodes) data for an 8-month period of time and show expected diurnal concentration patterns, as well as potential ozone titration due to nearby traffic emissions. Overall, this study demonstrates the performance of emerging air quality sensor technologies in a real-world setting; the variable agreement between sensors and reference monitors indicates that in situ testing of sensors against benchmark monitors should be a critical aspect of all field studies.&lt;/p&gt;","container-title":"Atmospheric Measurement Techniques","DOI":"10.5194/amt-9-5281-2016","ISSN":"1867-1381","issue":"11","language":"English","note":"publisher: Copernicus GmbH","page":"5281-5292","source":"amt.copernicus.org","title":"Community Air Sensor Network (CAIRSENSE) project: evaluation of low-cost sensor performance in a suburban environment in the southeastern United States","title-short":"Community Air Sensor Network (CAIRSENSE) project","volume":"9","author":[{"family":"Jiao","given":"Wan"},{"family":"Hagler","given":"Gayle"},{"family":"Williams","given":"Ronald"},{"family":"Sharpe","given":"Robert"},{"family":"Brown","given":"Ryan"},{"family":"Garver","given":"Daniel"},{"family":"Judge","given":"Robert"},{"family":"Caudill","given":"Motria"},{"family":"Rickard","given":"Joshua"},{"family":"Davis","given":"Michael"},{"family":"Weinstock","given":"Lewis"},{"family":"Zimmer-Dauphinee","given":"Susan"},{"family":"Buckley","given":"Ken"}],"issued":{"date-parts":[["2016",11,1]]}}}],"schema":"https://github.com/citation-style-language/schema/raw/master/csl-citation.json"} </w:instrText>
      </w:r>
      <w:r>
        <w:fldChar w:fldCharType="separate"/>
      </w:r>
      <w:r w:rsidRPr="004C0887">
        <w:rPr>
          <w:rFonts w:ascii="Cambria" w:hAnsi="Cambria" w:cs="Times New Roman"/>
          <w:szCs w:val="24"/>
          <w:vertAlign w:val="superscript"/>
        </w:rPr>
        <w:t>95</w:t>
      </w:r>
      <w:r>
        <w:fldChar w:fldCharType="end"/>
      </w:r>
      <w:r>
        <w:t xml:space="preserve"> and the development of mobile platforms to take measurements at high spatial resolution. With the development of all these new measurement platforms comes the requirement to develop new statistical techniques to analyze the measurements they make. This thesis serves as a step in that direction.</w:t>
      </w:r>
      <w:r>
        <w:t>”</w:t>
      </w:r>
    </w:p>
    <w:p w14:paraId="3593EAE0" w14:textId="77777777" w:rsidR="00F7296E" w:rsidRPr="006B3272" w:rsidRDefault="00F7296E" w:rsidP="00F7296E">
      <w:pPr>
        <w:sectPr w:rsidR="00F7296E" w:rsidRPr="006B3272" w:rsidSect="003A0524">
          <w:pgSz w:w="12240" w:h="15840"/>
          <w:pgMar w:top="1440" w:right="1440" w:bottom="1440" w:left="2160" w:header="720" w:footer="720" w:gutter="0"/>
          <w:cols w:space="720"/>
          <w:titlePg/>
          <w:docGrid w:linePitch="360"/>
        </w:sectPr>
      </w:pPr>
    </w:p>
    <w:p w14:paraId="06A66533" w14:textId="77777777" w:rsidR="00F7296E" w:rsidRPr="00F7296E" w:rsidRDefault="00F7296E" w:rsidP="00F7296E"/>
    <w:p w14:paraId="3885167E" w14:textId="77777777" w:rsidR="00F7296E" w:rsidRDefault="00F7296E" w:rsidP="00F7296E">
      <w:r>
        <w:t xml:space="preserve"> </w:t>
      </w:r>
    </w:p>
    <w:p w14:paraId="64BCA5C1" w14:textId="77777777" w:rsidR="00F7296E" w:rsidRPr="00F7296E" w:rsidRDefault="00F7296E" w:rsidP="00F7296E"/>
    <w:p w14:paraId="342FCFFB" w14:textId="77777777" w:rsidR="00F7296E" w:rsidRPr="00F7296E" w:rsidRDefault="00F7296E">
      <w:bookmarkStart w:id="12" w:name="_GoBack"/>
      <w:bookmarkEnd w:id="12"/>
    </w:p>
    <w:sectPr w:rsidR="00F7296E" w:rsidRPr="00F7296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aniel Cohan" w:date="2022-04-11T11:44:00Z" w:initials="DSC">
    <w:p w14:paraId="73EE5340" w14:textId="77777777" w:rsidR="00F7296E" w:rsidRDefault="00F7296E" w:rsidP="00F7296E">
      <w:pPr>
        <w:pStyle w:val="CommentText"/>
      </w:pPr>
      <w:r>
        <w:rPr>
          <w:rStyle w:val="CommentReference"/>
        </w:rPr>
        <w:annotationRef/>
      </w:r>
      <w:r>
        <w:t>Here and/or elsewhere, you need to justify the use of medians, and acknowledge that mean values (or even values above a threshold) may be more indicative of health impacts. For some pollutants, most emissions and exposure come from very high values (e.g., superemitters or extreme events) and medians won’t capture those and will underestimate mean values.</w:t>
      </w:r>
    </w:p>
  </w:comment>
  <w:comment w:id="1" w:author="Daniel Cohan" w:date="2022-03-31T14:26:00Z" w:initials="DSC">
    <w:p w14:paraId="18FCAC53" w14:textId="77777777" w:rsidR="00F7296E" w:rsidRDefault="00F7296E" w:rsidP="00F7296E">
      <w:pPr>
        <w:pStyle w:val="CommentText"/>
      </w:pPr>
      <w:r>
        <w:rPr>
          <w:rStyle w:val="CommentReference"/>
        </w:rPr>
        <w:annotationRef/>
      </w:r>
      <w:r>
        <w:t>Thus?</w:t>
      </w:r>
    </w:p>
  </w:comment>
  <w:comment w:id="2" w:author="Daniel Cohan" w:date="2022-03-31T14:26:00Z" w:initials="DSC">
    <w:p w14:paraId="306B992F" w14:textId="77777777" w:rsidR="00F7296E" w:rsidRDefault="00F7296E" w:rsidP="00F7296E">
      <w:pPr>
        <w:pStyle w:val="CommentText"/>
      </w:pPr>
      <w:r>
        <w:rPr>
          <w:rStyle w:val="CommentReference"/>
        </w:rPr>
        <w:annotationRef/>
      </w:r>
      <w:r>
        <w:t>??</w:t>
      </w:r>
    </w:p>
  </w:comment>
  <w:comment w:id="3" w:author="Cohan, Jacob" w:date="2022-04-01T10:26:00Z" w:initials="CJ">
    <w:p w14:paraId="2AE08049" w14:textId="77777777" w:rsidR="00F7296E" w:rsidRDefault="00F7296E" w:rsidP="00F7296E">
      <w:pPr>
        <w:pStyle w:val="CommentText"/>
      </w:pPr>
      <w:r>
        <w:rPr>
          <w:rStyle w:val="CommentReference"/>
        </w:rPr>
        <w:annotationRef/>
      </w:r>
      <w:r>
        <w:rPr>
          <w:noProof/>
        </w:rPr>
        <w:t>Out of curiosity: Is ozone actually more temporally variable than other pollutants? I know it has the distinct afternoon peak, but other pollutants peak in early morning, and perhaps are spikier.</w:t>
      </w:r>
    </w:p>
  </w:comment>
  <w:comment w:id="4" w:author="Cohan, Jacob" w:date="2022-04-01T10:28:00Z" w:initials="CJ">
    <w:p w14:paraId="01A62CB1" w14:textId="77777777" w:rsidR="00F7296E" w:rsidRDefault="00F7296E" w:rsidP="00F7296E">
      <w:pPr>
        <w:pStyle w:val="CommentText"/>
      </w:pPr>
      <w:r>
        <w:rPr>
          <w:rStyle w:val="CommentReference"/>
        </w:rPr>
        <w:annotationRef/>
      </w:r>
      <w:r>
        <w:rPr>
          <w:noProof/>
        </w:rPr>
        <w:t>Again, check if it truly is</w:t>
      </w:r>
    </w:p>
  </w:comment>
  <w:comment w:id="5" w:author="Daniel Cohan" w:date="2022-04-11T13:30:00Z" w:initials="DSC">
    <w:p w14:paraId="5F0D304E" w14:textId="77777777" w:rsidR="00F7296E" w:rsidRDefault="00F7296E" w:rsidP="00F7296E">
      <w:pPr>
        <w:pStyle w:val="CommentText"/>
      </w:pPr>
      <w:r>
        <w:rPr>
          <w:rStyle w:val="CommentReference"/>
        </w:rPr>
        <w:annotationRef/>
      </w:r>
      <w:r>
        <w:t>Need to say a bit about Markov models for unfamiliar readers.</w:t>
      </w:r>
    </w:p>
  </w:comment>
  <w:comment w:id="7" w:author="Daniel Cohan" w:date="2022-04-11T13:46:00Z" w:initials="DSC">
    <w:p w14:paraId="18030E69" w14:textId="77777777" w:rsidR="00F7296E" w:rsidRDefault="00F7296E" w:rsidP="00F7296E">
      <w:pPr>
        <w:pStyle w:val="CommentText"/>
      </w:pPr>
      <w:r>
        <w:rPr>
          <w:rStyle w:val="CommentReference"/>
        </w:rPr>
        <w:annotationRef/>
      </w:r>
      <w:r>
        <w:t>Earlier in this chapter, you noted that prior studies have had different physical meanings for “background” – e.g., rural vs urban. Here’s where you could explain the meaning of your background, but essentially you’re just saying it’s a “statistical baseline.” I’d like to hear more about what your background means, either physically or in terms of how its meaning should be interpreted. All of your measurements are urban, so even what you’re defining as background has urban influence, and I’m not quite clear what it means.</w:t>
      </w:r>
    </w:p>
    <w:p w14:paraId="484C8A91" w14:textId="77777777" w:rsidR="00F7296E" w:rsidRDefault="00F7296E" w:rsidP="00F7296E">
      <w:pPr>
        <w:pStyle w:val="CommentText"/>
      </w:pPr>
    </w:p>
    <w:p w14:paraId="3B6CADE6" w14:textId="77777777" w:rsidR="00F7296E" w:rsidRDefault="00F7296E" w:rsidP="00F7296E">
      <w:pPr>
        <w:pStyle w:val="CommentText"/>
      </w:pPr>
      <w:r>
        <w:t xml:space="preserve">I see later (e.g., Figure 19) that your “statistical baseline” essentially moves with time, but that’s not clear here. </w:t>
      </w:r>
    </w:p>
  </w:comment>
  <w:comment w:id="6" w:author="Daniel Cohan" w:date="2022-04-11T13:31:00Z" w:initials="DSC">
    <w:p w14:paraId="5358267F" w14:textId="77777777" w:rsidR="00F7296E" w:rsidRDefault="00F7296E" w:rsidP="00F7296E">
      <w:pPr>
        <w:pStyle w:val="CommentText"/>
        <w:ind w:firstLine="0"/>
      </w:pPr>
      <w:r>
        <w:rPr>
          <w:rStyle w:val="CommentReference"/>
        </w:rPr>
        <w:annotationRef/>
      </w:r>
      <w:r>
        <w:t>Difficult to follow such a long sentence.</w:t>
      </w:r>
    </w:p>
  </w:comment>
  <w:comment w:id="9" w:author="Daniel Cohan" w:date="2022-04-11T13:33:00Z" w:initials="DSC">
    <w:p w14:paraId="77C9BD16" w14:textId="77777777" w:rsidR="00F7296E" w:rsidRDefault="00F7296E" w:rsidP="00F7296E">
      <w:pPr>
        <w:pStyle w:val="CommentText"/>
      </w:pPr>
      <w:r>
        <w:rPr>
          <w:rStyle w:val="CommentReference"/>
        </w:rPr>
        <w:annotationRef/>
      </w:r>
      <w:r>
        <w:t>I’ve read this several times and still don’t feel like I adequately understand what an HMM is. Need some more explanation.</w:t>
      </w:r>
    </w:p>
  </w:comment>
  <w:comment w:id="11" w:author="Daniel Cohan" w:date="2022-04-11T15:58:00Z" w:initials="DSC">
    <w:p w14:paraId="1167E4DD" w14:textId="77777777" w:rsidR="00F7296E" w:rsidRDefault="00F7296E" w:rsidP="00F7296E">
      <w:pPr>
        <w:pStyle w:val="CommentText"/>
      </w:pPr>
      <w:r>
        <w:rPr>
          <w:rStyle w:val="CommentReference"/>
        </w:rPr>
        <w:annotationRef/>
      </w:r>
      <w:r>
        <w:t>I’d like to see more discussion of future directions in this chapter.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EE5340" w15:done="0"/>
  <w15:commentEx w15:paraId="18FCAC53" w15:done="0"/>
  <w15:commentEx w15:paraId="306B992F" w15:done="0"/>
  <w15:commentEx w15:paraId="2AE08049" w15:done="0"/>
  <w15:commentEx w15:paraId="01A62CB1" w15:done="0"/>
  <w15:commentEx w15:paraId="5F0D304E" w15:done="0"/>
  <w15:commentEx w15:paraId="3B6CADE6" w15:done="0"/>
  <w15:commentEx w15:paraId="5358267F" w15:done="0"/>
  <w15:commentEx w15:paraId="77C9BD16" w15:done="0"/>
  <w15:commentEx w15:paraId="1167E4D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073E7"/>
    <w:multiLevelType w:val="multilevel"/>
    <w:tmpl w:val="BC9A09E4"/>
    <w:lvl w:ilvl="0">
      <w:start w:val="1"/>
      <w:numFmt w:val="decimal"/>
      <w:pStyle w:val="Heading1"/>
      <w:suff w:val="nothing"/>
      <w:lvlText w:val="Chapter %1"/>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630" w:hanging="360"/>
      </w:pPr>
      <w:rPr>
        <w:rFonts w:hint="default"/>
      </w:rPr>
    </w:lvl>
    <w:lvl w:ilvl="2">
      <w:start w:val="1"/>
      <w:numFmt w:val="decimal"/>
      <w:pStyle w:val="Heading3"/>
      <w:suff w:val="space"/>
      <w:lvlText w:val="%1.%2.%3."/>
      <w:lvlJc w:val="left"/>
      <w:pPr>
        <w:ind w:left="1530" w:hanging="360"/>
      </w:pPr>
      <w:rPr>
        <w:rFonts w:hint="default"/>
      </w:rPr>
    </w:lvl>
    <w:lvl w:ilvl="3">
      <w:start w:val="1"/>
      <w:numFmt w:val="decimal"/>
      <w:pStyle w:val="Heading4"/>
      <w:suff w:val="space"/>
      <w:lvlText w:val="%1.%2.%3.%4."/>
      <w:lvlJc w:val="left"/>
      <w:pPr>
        <w:ind w:left="72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071268F"/>
    <w:multiLevelType w:val="multilevel"/>
    <w:tmpl w:val="77CE8068"/>
    <w:lvl w:ilvl="0">
      <w:start w:val="1"/>
      <w:numFmt w:val="decimal"/>
      <w:lvlText w:val="Chapter %1"/>
      <w:lvlJc w:val="righ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ohan, Jacob">
    <w15:presenceInfo w15:providerId="AD" w15:userId="S::s1891608@online.houstonisd.org::46da2dc7-db37-4c6b-9322-919d0a205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684"/>
    <w:rsid w:val="00134458"/>
    <w:rsid w:val="002F2684"/>
    <w:rsid w:val="005F645D"/>
    <w:rsid w:val="00F7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AD0F"/>
  <w15:chartTrackingRefBased/>
  <w15:docId w15:val="{B7FA5A33-1723-4E23-8CC8-F68A72A1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Chapter"/>
    <w:next w:val="TOCHeading"/>
    <w:link w:val="Heading1Char"/>
    <w:uiPriority w:val="9"/>
    <w:qFormat/>
    <w:rsid w:val="00F7296E"/>
    <w:pPr>
      <w:pageBreakBefore/>
      <w:numPr>
        <w:numId w:val="1"/>
      </w:numPr>
      <w:spacing w:before="1800" w:after="840" w:line="276" w:lineRule="auto"/>
      <w:jc w:val="right"/>
      <w:outlineLvl w:val="0"/>
    </w:pPr>
    <w:rPr>
      <w:rFonts w:ascii="Times New Roman" w:hAnsi="Times New Roman" w:cs="Times New Roman"/>
      <w:sz w:val="44"/>
      <w:szCs w:val="40"/>
    </w:rPr>
  </w:style>
  <w:style w:type="paragraph" w:styleId="Heading2">
    <w:name w:val="heading 2"/>
    <w:aliases w:val="Sub-Chapter"/>
    <w:basedOn w:val="Normal"/>
    <w:next w:val="Normal"/>
    <w:link w:val="Heading2Char"/>
    <w:uiPriority w:val="9"/>
    <w:unhideWhenUsed/>
    <w:qFormat/>
    <w:rsid w:val="00F7296E"/>
    <w:pPr>
      <w:keepNext/>
      <w:keepLines/>
      <w:numPr>
        <w:ilvl w:val="1"/>
        <w:numId w:val="1"/>
      </w:numPr>
      <w:spacing w:before="480" w:after="240" w:line="480" w:lineRule="auto"/>
      <w:ind w:left="720"/>
      <w:outlineLvl w:val="1"/>
    </w:pPr>
    <w:rPr>
      <w:rFonts w:asciiTheme="majorHAnsi" w:eastAsiaTheme="majorEastAsia" w:hAnsiTheme="majorHAnsi" w:cstheme="majorBidi"/>
      <w:b/>
      <w:bCs/>
      <w:sz w:val="28"/>
      <w:szCs w:val="28"/>
    </w:rPr>
  </w:style>
  <w:style w:type="paragraph" w:styleId="Heading3">
    <w:name w:val="heading 3"/>
    <w:aliases w:val="Section"/>
    <w:basedOn w:val="Normal"/>
    <w:next w:val="Normal"/>
    <w:link w:val="Heading3Char"/>
    <w:uiPriority w:val="9"/>
    <w:unhideWhenUsed/>
    <w:qFormat/>
    <w:rsid w:val="00F7296E"/>
    <w:pPr>
      <w:keepNext/>
      <w:keepLines/>
      <w:numPr>
        <w:ilvl w:val="2"/>
        <w:numId w:val="1"/>
      </w:numPr>
      <w:spacing w:before="240" w:after="240" w:line="480" w:lineRule="auto"/>
      <w:ind w:left="720"/>
      <w:outlineLvl w:val="2"/>
    </w:pPr>
    <w:rPr>
      <w:rFonts w:asciiTheme="majorHAnsi" w:eastAsiaTheme="majorEastAsia" w:hAnsiTheme="majorHAnsi" w:cstheme="majorBidi"/>
      <w:b/>
      <w:bCs/>
      <w:sz w:val="24"/>
      <w:szCs w:val="24"/>
    </w:rPr>
  </w:style>
  <w:style w:type="paragraph" w:styleId="Heading4">
    <w:name w:val="heading 4"/>
    <w:aliases w:val="Sub-Section"/>
    <w:basedOn w:val="Normal"/>
    <w:next w:val="Normal"/>
    <w:link w:val="Heading4Char"/>
    <w:uiPriority w:val="9"/>
    <w:unhideWhenUsed/>
    <w:qFormat/>
    <w:rsid w:val="00F7296E"/>
    <w:pPr>
      <w:keepNext/>
      <w:keepLines/>
      <w:numPr>
        <w:ilvl w:val="3"/>
        <w:numId w:val="1"/>
      </w:numPr>
      <w:spacing w:before="240" w:after="240" w:line="480" w:lineRule="auto"/>
      <w:outlineLvl w:val="3"/>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7296E"/>
    <w:rPr>
      <w:sz w:val="16"/>
      <w:szCs w:val="16"/>
    </w:rPr>
  </w:style>
  <w:style w:type="paragraph" w:styleId="CommentText">
    <w:name w:val="annotation text"/>
    <w:basedOn w:val="Normal"/>
    <w:link w:val="CommentTextChar"/>
    <w:uiPriority w:val="99"/>
    <w:unhideWhenUsed/>
    <w:rsid w:val="00F7296E"/>
    <w:pPr>
      <w:spacing w:after="200" w:line="240" w:lineRule="auto"/>
      <w:ind w:firstLine="720"/>
    </w:pPr>
    <w:rPr>
      <w:rFonts w:asciiTheme="majorHAnsi" w:hAnsiTheme="majorHAnsi"/>
      <w:sz w:val="20"/>
      <w:szCs w:val="20"/>
    </w:rPr>
  </w:style>
  <w:style w:type="character" w:customStyle="1" w:styleId="CommentTextChar">
    <w:name w:val="Comment Text Char"/>
    <w:basedOn w:val="DefaultParagraphFont"/>
    <w:link w:val="CommentText"/>
    <w:uiPriority w:val="99"/>
    <w:rsid w:val="00F7296E"/>
    <w:rPr>
      <w:rFonts w:asciiTheme="majorHAnsi" w:hAnsiTheme="majorHAnsi"/>
      <w:sz w:val="20"/>
      <w:szCs w:val="20"/>
    </w:rPr>
  </w:style>
  <w:style w:type="paragraph" w:styleId="BalloonText">
    <w:name w:val="Balloon Text"/>
    <w:basedOn w:val="Normal"/>
    <w:link w:val="BalloonTextChar"/>
    <w:uiPriority w:val="99"/>
    <w:semiHidden/>
    <w:unhideWhenUsed/>
    <w:rsid w:val="00F729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96E"/>
    <w:rPr>
      <w:rFonts w:ascii="Segoe UI" w:hAnsi="Segoe UI" w:cs="Segoe UI"/>
      <w:sz w:val="18"/>
      <w:szCs w:val="18"/>
    </w:rPr>
  </w:style>
  <w:style w:type="character" w:customStyle="1" w:styleId="Heading1Char">
    <w:name w:val="Heading 1 Char"/>
    <w:basedOn w:val="DefaultParagraphFont"/>
    <w:link w:val="Heading1"/>
    <w:uiPriority w:val="9"/>
    <w:rsid w:val="00F7296E"/>
    <w:rPr>
      <w:rFonts w:ascii="Times New Roman" w:hAnsi="Times New Roman" w:cs="Times New Roman"/>
      <w:sz w:val="44"/>
      <w:szCs w:val="40"/>
    </w:rPr>
  </w:style>
  <w:style w:type="character" w:customStyle="1" w:styleId="Heading2Char">
    <w:name w:val="Heading 2 Char"/>
    <w:aliases w:val="Sub-Chapter Char"/>
    <w:basedOn w:val="DefaultParagraphFont"/>
    <w:link w:val="Heading2"/>
    <w:uiPriority w:val="9"/>
    <w:rsid w:val="00F7296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7296E"/>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F7296E"/>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F7296E"/>
    <w:pPr>
      <w:keepNext/>
      <w:keepLines/>
      <w:pageBreakBefore w:val="0"/>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9990</Words>
  <Characters>56943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66800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blakeactkinson@gmail.com</dc:creator>
  <cp:keywords/>
  <dc:description/>
  <cp:lastModifiedBy>blakeactkinson@gmail.com</cp:lastModifiedBy>
  <cp:revision>2</cp:revision>
  <dcterms:created xsi:type="dcterms:W3CDTF">2022-04-15T22:04:00Z</dcterms:created>
  <dcterms:modified xsi:type="dcterms:W3CDTF">2022-04-15T22:37:00Z</dcterms:modified>
</cp:coreProperties>
</file>